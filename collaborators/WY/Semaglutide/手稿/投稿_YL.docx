
<file path=[Content_Types].xml><?xml version="1.0" encoding="utf-8"?>
<Types xmlns="http://schemas.openxmlformats.org/package/2006/content-types">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CED526">
      <w:pPr>
        <w:jc w:val="both"/>
        <w:rPr>
          <w:rFonts w:ascii="Times New Roman" w:hAnsi="Times New Roman" w:cs="Times New Roman"/>
          <w:b/>
          <w:bCs/>
        </w:rPr>
      </w:pPr>
      <w:r>
        <w:rPr>
          <w:rFonts w:ascii="Times New Roman" w:hAnsi="Times New Roman" w:cs="Times New Roman"/>
          <w:b/>
          <w:bCs/>
        </w:rPr>
        <w:t>Semaglutide partially reshapes oral microbial dysbiosis and interferon-associated transcriptional programs in diabetic mice</w:t>
      </w:r>
    </w:p>
    <w:p w14:paraId="31BF25C6">
      <w:pPr>
        <w:jc w:val="both"/>
        <w:rPr>
          <w:rFonts w:ascii="Times New Roman" w:hAnsi="Times New Roman" w:cs="Times New Roman"/>
          <w:sz w:val="21"/>
          <w:szCs w:val="22"/>
        </w:rPr>
      </w:pPr>
      <w:r>
        <w:rPr>
          <w:rFonts w:hint="eastAsia" w:ascii="Times New Roman" w:hAnsi="Times New Roman" w:cs="Times New Roman"/>
          <w:sz w:val="21"/>
          <w:szCs w:val="22"/>
        </w:rPr>
        <w:t>Ying Wang#, Lin Ye#, Jing Li*</w:t>
      </w:r>
    </w:p>
    <w:p w14:paraId="0D18FCB1">
      <w:pPr>
        <w:jc w:val="both"/>
        <w:rPr>
          <w:rFonts w:ascii="Times New Roman" w:hAnsi="Times New Roman" w:cs="Times New Roman"/>
          <w:sz w:val="21"/>
          <w:szCs w:val="22"/>
        </w:rPr>
      </w:pPr>
      <w:r>
        <w:rPr>
          <w:rFonts w:hint="eastAsia" w:ascii="Times New Roman" w:hAnsi="Times New Roman" w:cs="Times New Roman"/>
          <w:sz w:val="21"/>
          <w:szCs w:val="22"/>
        </w:rPr>
        <w:t>State Key Laboratory of Oral Diseases &amp; National Center for Stomatology &amp; National Clinical Research Center for Oral Diseases &amp; Research Unit of Oral Carcinogenesis and Management &amp; Chinese Academy of Medical Sciences, West China Hospital of Stomatology, Sichuan University, Chengdu 610041, Sichuan, China.</w:t>
      </w:r>
    </w:p>
    <w:p w14:paraId="3D5FB578">
      <w:pPr>
        <w:jc w:val="both"/>
        <w:rPr>
          <w:rFonts w:ascii="Times New Roman" w:hAnsi="Times New Roman" w:cs="Times New Roman"/>
          <w:sz w:val="21"/>
          <w:szCs w:val="22"/>
        </w:rPr>
      </w:pPr>
      <w:r>
        <w:rPr>
          <w:rFonts w:hint="eastAsia" w:ascii="Times New Roman" w:hAnsi="Times New Roman" w:cs="Times New Roman"/>
          <w:sz w:val="21"/>
          <w:szCs w:val="22"/>
        </w:rPr>
        <w:t>#These authors contributed equally</w:t>
      </w:r>
    </w:p>
    <w:p w14:paraId="1BC17EAF">
      <w:pPr>
        <w:jc w:val="both"/>
        <w:rPr>
          <w:rFonts w:ascii="Times New Roman" w:hAnsi="Times New Roman" w:cs="Times New Roman"/>
          <w:sz w:val="21"/>
          <w:szCs w:val="22"/>
        </w:rPr>
      </w:pPr>
      <w:r>
        <w:rPr>
          <w:rFonts w:hint="eastAsia" w:ascii="Times New Roman" w:hAnsi="Times New Roman" w:cs="Times New Roman"/>
          <w:sz w:val="21"/>
          <w:szCs w:val="22"/>
        </w:rPr>
        <w:t>*To whom correspondence should be addressed</w:t>
      </w:r>
    </w:p>
    <w:p w14:paraId="6925BAFD">
      <w:pPr>
        <w:jc w:val="both"/>
        <w:rPr>
          <w:rFonts w:ascii="Times New Roman" w:hAnsi="Times New Roman" w:cs="Times New Roman"/>
          <w:sz w:val="21"/>
          <w:szCs w:val="22"/>
        </w:rPr>
      </w:pPr>
    </w:p>
    <w:p w14:paraId="2F242B24">
      <w:pPr>
        <w:jc w:val="both"/>
        <w:rPr>
          <w:rFonts w:ascii="Times New Roman" w:hAnsi="Times New Roman" w:cs="Times New Roman"/>
          <w:sz w:val="21"/>
          <w:szCs w:val="22"/>
        </w:rPr>
      </w:pPr>
      <w:r>
        <w:rPr>
          <w:rFonts w:ascii="Segoe UI Symbol" w:hAnsi="Segoe UI Symbol" w:cs="Segoe UI Symbol"/>
          <w:sz w:val="21"/>
          <w:szCs w:val="22"/>
        </w:rPr>
        <w:t>✉</w:t>
      </w:r>
      <w:r>
        <w:rPr>
          <w:rFonts w:ascii="Times New Roman" w:hAnsi="Times New Roman" w:cs="Times New Roman"/>
          <w:sz w:val="21"/>
          <w:szCs w:val="22"/>
        </w:rPr>
        <w:t xml:space="preserve">  E-mail: lijing1984@scu.edu.cn (J.L.)</w:t>
      </w:r>
    </w:p>
    <w:p w14:paraId="011CC9F2">
      <w:pPr>
        <w:widowControl/>
        <w:jc w:val="both"/>
        <w:rPr>
          <w:rFonts w:ascii="Times New Roman" w:hAnsi="Times New Roman" w:cs="Times New Roman"/>
          <w:sz w:val="21"/>
          <w:szCs w:val="22"/>
        </w:rPr>
      </w:pPr>
      <w:r>
        <w:rPr>
          <w:rFonts w:ascii="Times New Roman" w:hAnsi="Times New Roman" w:cs="Times New Roman"/>
          <w:sz w:val="21"/>
          <w:szCs w:val="22"/>
        </w:rPr>
        <w:br w:type="page"/>
      </w:r>
    </w:p>
    <w:p w14:paraId="504012A6">
      <w:pPr>
        <w:jc w:val="both"/>
        <w:rPr>
          <w:rFonts w:ascii="Times New Roman" w:hAnsi="Times New Roman" w:cs="Times New Roman"/>
          <w:b/>
          <w:bCs/>
          <w:sz w:val="21"/>
          <w:szCs w:val="22"/>
        </w:rPr>
      </w:pPr>
      <w:r>
        <w:rPr>
          <w:rFonts w:hint="eastAsia" w:ascii="Times New Roman" w:hAnsi="Times New Roman" w:cs="Times New Roman"/>
          <w:b/>
          <w:bCs/>
          <w:sz w:val="21"/>
          <w:szCs w:val="22"/>
        </w:rPr>
        <w:t>Abstract</w:t>
      </w:r>
    </w:p>
    <w:p w14:paraId="00B417E3">
      <w:pPr>
        <w:widowControl/>
        <w:jc w:val="both"/>
        <w:rPr>
          <w:rFonts w:hint="eastAsia" w:ascii="Times New Roman" w:hAnsi="Times New Roman" w:cs="Times New Roman"/>
          <w:sz w:val="21"/>
          <w:szCs w:val="22"/>
        </w:rPr>
      </w:pPr>
      <w:r>
        <w:rPr>
          <w:rFonts w:hint="eastAsia" w:ascii="Times New Roman" w:hAnsi="Times New Roman" w:cs="Times New Roman"/>
          <w:b/>
          <w:bCs/>
          <w:sz w:val="21"/>
          <w:szCs w:val="22"/>
        </w:rPr>
        <w:t xml:space="preserve">Background: </w:t>
      </w:r>
      <w:r>
        <w:rPr>
          <w:rFonts w:hint="eastAsia" w:ascii="Times New Roman" w:hAnsi="Times New Roman" w:cs="Times New Roman"/>
          <w:sz w:val="21"/>
          <w:szCs w:val="22"/>
        </w:rPr>
        <w:t>Type 2 diabetes (T2D) is associated with alterations in the oral microenvironment, including microbial dysbiosis and host transcriptional changes. Whether antidiabetic therapies such as semaglutide modulate these alterations in a coordinated manner remains unclear.</w:t>
      </w:r>
    </w:p>
    <w:p w14:paraId="130B37E1">
      <w:pPr>
        <w:widowControl/>
        <w:jc w:val="both"/>
        <w:rPr>
          <w:rFonts w:hint="eastAsia" w:ascii="Times New Roman" w:hAnsi="Times New Roman" w:cs="Times New Roman"/>
          <w:sz w:val="21"/>
          <w:szCs w:val="22"/>
        </w:rPr>
      </w:pPr>
      <w:r>
        <w:rPr>
          <w:rFonts w:hint="eastAsia" w:ascii="Times New Roman" w:hAnsi="Times New Roman" w:cs="Times New Roman"/>
          <w:b/>
          <w:bCs/>
          <w:sz w:val="21"/>
          <w:szCs w:val="22"/>
        </w:rPr>
        <w:t xml:space="preserve">Objective: </w:t>
      </w:r>
      <w:r>
        <w:rPr>
          <w:rFonts w:hint="eastAsia" w:ascii="Times New Roman" w:hAnsi="Times New Roman" w:cs="Times New Roman"/>
          <w:sz w:val="21"/>
          <w:szCs w:val="22"/>
        </w:rPr>
        <w:t>To investigate whether semaglutide is associated with partial restoration of diabetes-related alterations through coordinated changes in oral microbiota and host transcriptional programs.</w:t>
      </w:r>
    </w:p>
    <w:p w14:paraId="21C8DE67">
      <w:pPr>
        <w:widowControl/>
        <w:jc w:val="both"/>
        <w:rPr>
          <w:rFonts w:hint="eastAsia" w:ascii="Times New Roman" w:hAnsi="Times New Roman" w:cs="Times New Roman"/>
          <w:sz w:val="21"/>
          <w:szCs w:val="22"/>
        </w:rPr>
      </w:pPr>
      <w:r>
        <w:rPr>
          <w:rFonts w:hint="eastAsia" w:ascii="Times New Roman" w:hAnsi="Times New Roman" w:cs="Times New Roman"/>
          <w:b/>
          <w:bCs/>
          <w:sz w:val="21"/>
          <w:szCs w:val="22"/>
        </w:rPr>
        <w:t xml:space="preserve">Methods: </w:t>
      </w:r>
      <w:r>
        <w:rPr>
          <w:rFonts w:hint="eastAsia" w:ascii="Times New Roman" w:hAnsi="Times New Roman" w:cs="Times New Roman"/>
          <w:sz w:val="21"/>
          <w:szCs w:val="22"/>
        </w:rPr>
        <w:t>16S rRNA sequencing and bulk RNA-seq were performed on oral samples from WT, db/db, and semaglutide-treated db/db mice. Microbial diversity, community structure, taxonomic composition, gene expression, and integrative analyses were conducted.</w:t>
      </w:r>
    </w:p>
    <w:p w14:paraId="185BA06B">
      <w:pPr>
        <w:widowControl/>
        <w:jc w:val="both"/>
        <w:rPr>
          <w:rFonts w:hint="eastAsia" w:ascii="Times New Roman" w:hAnsi="Times New Roman" w:cs="Times New Roman"/>
          <w:sz w:val="21"/>
          <w:szCs w:val="22"/>
        </w:rPr>
      </w:pPr>
      <w:r>
        <w:rPr>
          <w:rFonts w:hint="eastAsia" w:ascii="Times New Roman" w:hAnsi="Times New Roman" w:cs="Times New Roman"/>
          <w:b/>
          <w:bCs/>
          <w:sz w:val="21"/>
          <w:szCs w:val="22"/>
        </w:rPr>
        <w:t xml:space="preserve">Results: </w:t>
      </w:r>
      <w:r>
        <w:rPr>
          <w:rFonts w:hint="eastAsia" w:ascii="Times New Roman" w:hAnsi="Times New Roman" w:cs="Times New Roman"/>
          <w:sz w:val="21"/>
          <w:szCs w:val="22"/>
        </w:rPr>
        <w:t xml:space="preserve">Beta diversity analysis revealed clear separation between WT and db/db groups, with semaglutide-treated samples partially shifting toward the WT state, while alpha diversity showed no significant difference. The dysbiosis index was increased in db/db mice and reduced following treatment. At the genus level, Bacillus and Delftia were decreased, whereas Streptococcus was increased in db/db mice, with opposite trends after treatment. Transcriptomic analysis identified distinct gene clusters, including interferon-enriched and metabolic-associated programs. </w:t>
      </w:r>
      <w:ins w:id="0" w:author="1＆0" w:date="2026-04-08T17:11:38Z">
        <w:r>
          <w:rPr>
            <w:rFonts w:hint="eastAsia" w:ascii="Times New Roman" w:hAnsi="Times New Roman" w:cs="Times New Roman" w:eastAsiaTheme="minorEastAsia"/>
            <w:sz w:val="21"/>
            <w:szCs w:val="22"/>
            <w:rPrChange w:id="1" w:author="1＆0" w:date="2026-04-08T17:11:41Z">
              <w:rPr>
                <w:rFonts w:ascii="宋体" w:hAnsi="宋体" w:eastAsia="宋体" w:cs="宋体"/>
                <w:sz w:val="24"/>
                <w:szCs w:val="24"/>
              </w:rPr>
            </w:rPrChange>
          </w:rPr>
          <w:t>The modulation of interferon</w:t>
        </w:r>
      </w:ins>
      <w:ins w:id="3" w:author="1＆0" w:date="2026-04-08T17:12:16Z">
        <w:r>
          <w:rPr>
            <w:rFonts w:hint="eastAsia" w:ascii="Times New Roman" w:hAnsi="Times New Roman" w:cs="Times New Roman"/>
            <w:sz w:val="21"/>
            <w:szCs w:val="22"/>
            <w:lang w:val="en-US" w:eastAsia="zh-CN"/>
          </w:rPr>
          <w:t>-</w:t>
        </w:r>
      </w:ins>
      <w:ins w:id="4" w:author="1＆0" w:date="2026-04-08T17:11:38Z">
        <w:r>
          <w:rPr>
            <w:rFonts w:hint="eastAsia" w:ascii="Times New Roman" w:hAnsi="Times New Roman" w:cs="Times New Roman" w:eastAsiaTheme="minorEastAsia"/>
            <w:sz w:val="21"/>
            <w:szCs w:val="22"/>
            <w:rPrChange w:id="5" w:author="1＆0" w:date="2026-04-08T17:11:41Z">
              <w:rPr>
                <w:rFonts w:ascii="宋体" w:hAnsi="宋体" w:eastAsia="宋体" w:cs="宋体"/>
                <w:sz w:val="24"/>
                <w:szCs w:val="24"/>
              </w:rPr>
            </w:rPrChange>
          </w:rPr>
          <w:t xml:space="preserve"> and antiviral</w:t>
        </w:r>
      </w:ins>
      <w:ins w:id="7" w:author="1＆0" w:date="2026-04-08T17:12:21Z">
        <w:r>
          <w:rPr>
            <w:rFonts w:hint="eastAsia" w:ascii="Times New Roman" w:hAnsi="Times New Roman" w:cs="Times New Roman"/>
            <w:sz w:val="21"/>
            <w:szCs w:val="22"/>
            <w:lang w:val="en-US" w:eastAsia="zh-CN"/>
          </w:rPr>
          <w:t>-</w:t>
        </w:r>
      </w:ins>
      <w:ins w:id="8" w:author="1＆0" w:date="2026-04-08T17:12:23Z">
        <w:r>
          <w:rPr>
            <w:rFonts w:hint="eastAsia" w:ascii="Times New Roman" w:hAnsi="Times New Roman" w:cs="Times New Roman"/>
            <w:sz w:val="21"/>
            <w:szCs w:val="22"/>
            <w:lang w:val="en-US" w:eastAsia="zh-CN"/>
          </w:rPr>
          <w:t>resp</w:t>
        </w:r>
      </w:ins>
      <w:ins w:id="9" w:author="1＆0" w:date="2026-04-08T17:12:24Z">
        <w:r>
          <w:rPr>
            <w:rFonts w:hint="eastAsia" w:ascii="Times New Roman" w:hAnsi="Times New Roman" w:cs="Times New Roman"/>
            <w:sz w:val="21"/>
            <w:szCs w:val="22"/>
            <w:lang w:val="en-US" w:eastAsia="zh-CN"/>
          </w:rPr>
          <w:t>on</w:t>
        </w:r>
      </w:ins>
      <w:ins w:id="10" w:author="1＆0" w:date="2026-04-08T17:12:25Z">
        <w:r>
          <w:rPr>
            <w:rFonts w:hint="eastAsia" w:ascii="Times New Roman" w:hAnsi="Times New Roman" w:cs="Times New Roman"/>
            <w:sz w:val="21"/>
            <w:szCs w:val="22"/>
            <w:lang w:val="en-US" w:eastAsia="zh-CN"/>
          </w:rPr>
          <w:t>se</w:t>
        </w:r>
      </w:ins>
      <w:ins w:id="11" w:author="1＆0" w:date="2026-04-08T17:11:38Z">
        <w:r>
          <w:rPr>
            <w:rFonts w:hint="eastAsia" w:ascii="Times New Roman" w:hAnsi="Times New Roman" w:cs="Times New Roman" w:eastAsiaTheme="minorEastAsia"/>
            <w:sz w:val="21"/>
            <w:szCs w:val="22"/>
            <w:rPrChange w:id="12" w:author="1＆0" w:date="2026-04-08T17:11:41Z">
              <w:rPr>
                <w:rFonts w:ascii="宋体" w:hAnsi="宋体" w:eastAsia="宋体" w:cs="宋体"/>
                <w:sz w:val="24"/>
                <w:szCs w:val="24"/>
              </w:rPr>
            </w:rPrChange>
          </w:rPr>
          <w:t xml:space="preserve"> pathways highlights their pivotal role in the rescue effect, as the treatment partially mitigated the alterations observed </w:t>
        </w:r>
      </w:ins>
      <w:ins w:id="14" w:author="1＆0" w:date="2026-04-08T17:11:52Z">
        <w:r>
          <w:rPr>
            <w:rFonts w:hint="eastAsia" w:ascii="Times New Roman" w:hAnsi="Times New Roman" w:cs="Times New Roman"/>
            <w:sz w:val="21"/>
            <w:szCs w:val="22"/>
          </w:rPr>
          <w:t>in db/db mice</w:t>
        </w:r>
      </w:ins>
      <w:ins w:id="15" w:author="1＆0" w:date="2026-04-08T17:11:57Z">
        <w:r>
          <w:rPr>
            <w:rFonts w:hint="eastAsia" w:ascii="Times New Roman" w:hAnsi="Times New Roman" w:cs="Times New Roman"/>
            <w:sz w:val="21"/>
            <w:szCs w:val="22"/>
            <w:lang w:val="en-US" w:eastAsia="zh-CN"/>
          </w:rPr>
          <w:t>.</w:t>
        </w:r>
      </w:ins>
      <w:ins w:id="16" w:author="1＆0" w:date="2026-04-08T17:11:38Z">
        <w:r>
          <w:rPr>
            <w:rFonts w:hint="eastAsia" w:ascii="Times New Roman" w:hAnsi="Times New Roman" w:cs="Times New Roman" w:eastAsiaTheme="minorEastAsia"/>
            <w:sz w:val="21"/>
            <w:szCs w:val="22"/>
            <w:rPrChange w:id="17" w:author="1＆0" w:date="2026-04-08T17:11:41Z">
              <w:rPr>
                <w:rFonts w:ascii="宋体" w:hAnsi="宋体" w:eastAsia="宋体" w:cs="宋体"/>
                <w:sz w:val="24"/>
                <w:szCs w:val="24"/>
              </w:rPr>
            </w:rPrChange>
          </w:rPr>
          <w:t>.</w:t>
        </w:r>
      </w:ins>
      <w:del w:id="19" w:author="1＆0" w:date="2026-04-08T17:11:36Z">
        <w:r>
          <w:rPr>
            <w:rFonts w:hint="eastAsia" w:ascii="Times New Roman" w:hAnsi="Times New Roman" w:cs="Times New Roman"/>
            <w:sz w:val="21"/>
            <w:szCs w:val="22"/>
          </w:rPr>
          <w:delText>Rescue-based enrichment analysis indicated modulation of interferon- and antiviral-response pathways</w:delText>
        </w:r>
      </w:del>
      <w:del w:id="20" w:author="1＆0" w:date="2026-04-08T17:11:59Z">
        <w:r>
          <w:rPr>
            <w:rFonts w:hint="eastAsia" w:ascii="Times New Roman" w:hAnsi="Times New Roman" w:cs="Times New Roman"/>
            <w:sz w:val="21"/>
            <w:szCs w:val="22"/>
          </w:rPr>
          <w:delText>.</w:delText>
        </w:r>
      </w:del>
      <w:r>
        <w:rPr>
          <w:rFonts w:hint="eastAsia" w:ascii="Times New Roman" w:hAnsi="Times New Roman" w:cs="Times New Roman"/>
          <w:sz w:val="21"/>
          <w:szCs w:val="22"/>
        </w:rPr>
        <w:t xml:space="preserve"> Integration analyses demonstrated coordinated host–microbiome alterations, including reorganization of gene–microbiota networks and significant correlations between cluster-specific transcriptional programs and dysbiosis (r = 0.745 and r = –0.845).</w:t>
      </w:r>
    </w:p>
    <w:p w14:paraId="60388810">
      <w:pPr>
        <w:widowControl/>
        <w:jc w:val="both"/>
        <w:rPr>
          <w:rFonts w:ascii="Times New Roman" w:hAnsi="Times New Roman" w:cs="Times New Roman"/>
          <w:sz w:val="21"/>
          <w:szCs w:val="22"/>
        </w:rPr>
      </w:pPr>
      <w:r>
        <w:rPr>
          <w:rFonts w:hint="eastAsia" w:ascii="Times New Roman" w:hAnsi="Times New Roman" w:cs="Times New Roman"/>
          <w:b/>
          <w:bCs/>
          <w:sz w:val="21"/>
          <w:szCs w:val="22"/>
        </w:rPr>
        <w:t xml:space="preserve">Conclusion: </w:t>
      </w:r>
      <w:r>
        <w:rPr>
          <w:rFonts w:hint="eastAsia" w:ascii="Times New Roman" w:hAnsi="Times New Roman" w:cs="Times New Roman"/>
          <w:sz w:val="21"/>
          <w:szCs w:val="22"/>
        </w:rPr>
        <w:t>T2D is associated with coordinated alterations in oral microbial composition and host transcriptional profiles. Semaglutide treatment is accompanied by partial remodeling of these features and their interrelationship, highlighting linked host–microbiome dynamics in the oral environment.</w:t>
      </w:r>
    </w:p>
    <w:p w14:paraId="212A303B">
      <w:pPr>
        <w:widowControl/>
        <w:jc w:val="both"/>
        <w:rPr>
          <w:rFonts w:ascii="Times New Roman" w:hAnsi="Times New Roman" w:cs="Times New Roman"/>
          <w:sz w:val="21"/>
          <w:szCs w:val="22"/>
        </w:rPr>
      </w:pPr>
      <w:r>
        <w:rPr>
          <w:rFonts w:ascii="Times New Roman" w:hAnsi="Times New Roman" w:cs="Times New Roman"/>
          <w:sz w:val="21"/>
          <w:szCs w:val="22"/>
        </w:rPr>
        <w:br w:type="page"/>
      </w:r>
    </w:p>
    <w:p w14:paraId="2AF67877">
      <w:pPr>
        <w:jc w:val="both"/>
        <w:rPr>
          <w:rFonts w:ascii="Times New Roman" w:hAnsi="Times New Roman" w:cs="Times New Roman"/>
          <w:b/>
          <w:bCs/>
          <w:sz w:val="21"/>
          <w:szCs w:val="22"/>
        </w:rPr>
      </w:pPr>
      <w:r>
        <w:rPr>
          <w:rFonts w:hint="eastAsia" w:ascii="Times New Roman" w:hAnsi="Times New Roman" w:cs="Times New Roman"/>
          <w:b/>
          <w:bCs/>
          <w:sz w:val="21"/>
          <w:szCs w:val="22"/>
        </w:rPr>
        <w:t>Introduction</w:t>
      </w:r>
    </w:p>
    <w:p w14:paraId="0CA321CE">
      <w:pPr>
        <w:ind w:firstLine="420" w:firstLineChars="200"/>
        <w:jc w:val="both"/>
        <w:rPr>
          <w:rFonts w:ascii="Times New Roman" w:hAnsi="Times New Roman" w:cs="Times New Roman"/>
          <w:sz w:val="21"/>
          <w:szCs w:val="22"/>
        </w:rPr>
      </w:pPr>
      <w:r>
        <w:rPr>
          <w:rFonts w:hint="eastAsia" w:ascii="Times New Roman" w:hAnsi="Times New Roman" w:cs="Times New Roman"/>
          <w:sz w:val="21"/>
          <w:szCs w:val="22"/>
        </w:rPr>
        <w:t>Type 2 diabetes (T2D) is a metabolic disorder characterized by chronic hyperglycemia and systemic metabolic dysregulation</w:t>
      </w:r>
      <w:r>
        <w:rPr>
          <w:rFonts w:ascii="Times New Roman" w:hAnsi="Times New Roman" w:cs="Times New Roman"/>
          <w:sz w:val="21"/>
          <w:szCs w:val="22"/>
        </w:rPr>
        <w:fldChar w:fldCharType="begin">
          <w:fldData xml:space="preserve">PEVuZE5vdGU+PENpdGU+PEF1dGhvcj5MdW88L0F1dGhvcj48WWVhcj4yMDIyPC9ZZWFyPjxSZWNO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</w:fldData>
        </w:fldChar>
      </w:r>
      <w:r>
        <w:rPr>
          <w:rFonts w:ascii="Times New Roman" w:hAnsi="Times New Roman" w:cs="Times New Roman"/>
          <w:sz w:val="21"/>
          <w:szCs w:val="22"/>
        </w:rPr>
        <w:instrText xml:space="preserve"> ADDIN EN.CITE </w:instrText>
      </w:r>
      <w:r>
        <w:rPr>
          <w:rFonts w:ascii="Times New Roman" w:hAnsi="Times New Roman" w:cs="Times New Roman"/>
          <w:sz w:val="21"/>
          <w:szCs w:val="22"/>
        </w:rPr>
        <w:fldChar w:fldCharType="begin">
          <w:fldData xml:space="preserve">PEVuZE5vdGU+PENpdGU+PEF1dGhvcj5MdW88L0F1dGhvcj48WWVhcj4yMDIyPC9ZZWFyPjxSZWNO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</w:fldData>
        </w:fldChar>
      </w:r>
      <w:r>
        <w:rPr>
          <w:rFonts w:ascii="Times New Roman" w:hAnsi="Times New Roman" w:cs="Times New Roman"/>
          <w:sz w:val="21"/>
          <w:szCs w:val="22"/>
        </w:rPr>
        <w:instrText xml:space="preserve"> ADDIN EN.CITE.DATA </w:instrText>
      </w:r>
      <w:r>
        <w:rPr>
          <w:rFonts w:ascii="Times New Roman" w:hAnsi="Times New Roman" w:cs="Times New Roman"/>
          <w:sz w:val="21"/>
          <w:szCs w:val="22"/>
        </w:rPr>
        <w:fldChar w:fldCharType="end"/>
      </w:r>
      <w:r>
        <w:rPr>
          <w:rFonts w:ascii="Times New Roman" w:hAnsi="Times New Roman" w:cs="Times New Roman"/>
          <w:sz w:val="21"/>
          <w:szCs w:val="22"/>
        </w:rPr>
        <w:fldChar w:fldCharType="separate"/>
      </w:r>
      <w:r>
        <w:rPr>
          <w:rFonts w:ascii="Times New Roman" w:hAnsi="Times New Roman" w:cs="Times New Roman"/>
          <w:sz w:val="21"/>
          <w:szCs w:val="22"/>
        </w:rPr>
        <w:t>[1]</w:t>
      </w:r>
      <w:r>
        <w:rPr>
          <w:rFonts w:ascii="Times New Roman" w:hAnsi="Times New Roman" w:cs="Times New Roman"/>
          <w:sz w:val="21"/>
          <w:szCs w:val="22"/>
        </w:rPr>
        <w:fldChar w:fldCharType="end"/>
      </w:r>
      <w:r>
        <w:rPr>
          <w:rFonts w:hint="eastAsia" w:ascii="Times New Roman" w:hAnsi="Times New Roman" w:cs="Times New Roman"/>
          <w:sz w:val="21"/>
          <w:szCs w:val="22"/>
        </w:rPr>
        <w:t>. Increasing evidence suggests that T2D is associated with alterations in the oral microenvironment, including changes in microbial composition and host responses, which may contribute to oral disease susceptibility and impaired tissue homeostasis</w:t>
      </w:r>
      <w:r>
        <w:rPr>
          <w:rFonts w:ascii="Times New Roman" w:hAnsi="Times New Roman" w:cs="Times New Roman"/>
          <w:sz w:val="21"/>
          <w:szCs w:val="22"/>
        </w:rPr>
        <w:fldChar w:fldCharType="begin">
          <w:fldData xml:space="preserve">PEVuZE5vdGU+PENpdGU+PEF1dGhvcj5MaTwvQXV0aG9yPjxZZWFyPjIwMjM8L1llYXI+PFJlY051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==
</w:fldData>
        </w:fldChar>
      </w:r>
      <w:r>
        <w:rPr>
          <w:rFonts w:ascii="Times New Roman" w:hAnsi="Times New Roman" w:cs="Times New Roman"/>
          <w:sz w:val="21"/>
          <w:szCs w:val="22"/>
        </w:rPr>
        <w:instrText xml:space="preserve"> ADDIN EN.CITE </w:instrText>
      </w:r>
      <w:r>
        <w:rPr>
          <w:rFonts w:ascii="Times New Roman" w:hAnsi="Times New Roman" w:cs="Times New Roman"/>
          <w:sz w:val="21"/>
          <w:szCs w:val="22"/>
        </w:rPr>
        <w:fldChar w:fldCharType="begin">
          <w:fldData xml:space="preserve">PEVuZE5vdGU+PENpdGU+PEF1dGhvcj5MaTwvQXV0aG9yPjxZZWFyPjIwMjM8L1llYXI+PFJlY051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==
</w:fldData>
        </w:fldChar>
      </w:r>
      <w:r>
        <w:rPr>
          <w:rFonts w:ascii="Times New Roman" w:hAnsi="Times New Roman" w:cs="Times New Roman"/>
          <w:sz w:val="21"/>
          <w:szCs w:val="22"/>
        </w:rPr>
        <w:instrText xml:space="preserve"> ADDIN EN.CITE.DATA </w:instrText>
      </w:r>
      <w:r>
        <w:rPr>
          <w:rFonts w:ascii="Times New Roman" w:hAnsi="Times New Roman" w:cs="Times New Roman"/>
          <w:sz w:val="21"/>
          <w:szCs w:val="22"/>
        </w:rPr>
        <w:fldChar w:fldCharType="end"/>
      </w:r>
      <w:r>
        <w:rPr>
          <w:rFonts w:ascii="Times New Roman" w:hAnsi="Times New Roman" w:cs="Times New Roman"/>
          <w:sz w:val="21"/>
          <w:szCs w:val="22"/>
        </w:rPr>
        <w:fldChar w:fldCharType="separate"/>
      </w:r>
      <w:r>
        <w:rPr>
          <w:rFonts w:ascii="Times New Roman" w:hAnsi="Times New Roman" w:cs="Times New Roman"/>
          <w:sz w:val="21"/>
          <w:szCs w:val="22"/>
        </w:rPr>
        <w:t>[2-4]</w:t>
      </w:r>
      <w:r>
        <w:rPr>
          <w:rFonts w:ascii="Times New Roman" w:hAnsi="Times New Roman" w:cs="Times New Roman"/>
          <w:sz w:val="21"/>
          <w:szCs w:val="22"/>
        </w:rPr>
        <w:fldChar w:fldCharType="end"/>
      </w:r>
      <w:r>
        <w:rPr>
          <w:rFonts w:hint="eastAsia" w:ascii="Times New Roman" w:hAnsi="Times New Roman" w:cs="Times New Roman"/>
          <w:sz w:val="21"/>
          <w:szCs w:val="22"/>
        </w:rPr>
        <w:t>. While microbial dysbiosis has been reported in diabetic conditions, the accompanying host transcriptional changes and their potential coordination with microbial alterations remain incompletely understood.</w:t>
      </w:r>
    </w:p>
    <w:p w14:paraId="4CA33967">
      <w:pPr>
        <w:ind w:firstLine="420" w:firstLineChars="200"/>
        <w:jc w:val="both"/>
        <w:rPr>
          <w:rFonts w:ascii="Times New Roman" w:hAnsi="Times New Roman" w:cs="Times New Roman"/>
          <w:sz w:val="21"/>
          <w:szCs w:val="22"/>
        </w:rPr>
      </w:pPr>
      <w:r>
        <w:rPr>
          <w:rFonts w:hint="eastAsia" w:ascii="Times New Roman" w:hAnsi="Times New Roman" w:cs="Times New Roman"/>
          <w:sz w:val="21"/>
          <w:szCs w:val="22"/>
        </w:rPr>
        <w:t>Semaglutide, a glucagon-like peptide-1 receptor agonist, has demonstrated efficacy in glycemic control and metabolic regulation</w:t>
      </w:r>
      <w:r>
        <w:rPr>
          <w:rFonts w:ascii="Times New Roman" w:hAnsi="Times New Roman" w:cs="Times New Roman"/>
          <w:sz w:val="21"/>
          <w:szCs w:val="22"/>
        </w:rPr>
        <w:fldChar w:fldCharType="begin">
          <w:fldData xml:space="preserve">PEVuZE5vdGU+PENpdGU+PEF1dGhvcj5EcnVja2VyPC9BdXRob3I+PFllYXI+MjAyNTwvWWVhcj48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</w:fldData>
        </w:fldChar>
      </w:r>
      <w:r>
        <w:rPr>
          <w:rFonts w:ascii="Times New Roman" w:hAnsi="Times New Roman" w:cs="Times New Roman"/>
          <w:sz w:val="21"/>
          <w:szCs w:val="22"/>
        </w:rPr>
        <w:instrText xml:space="preserve"> ADDIN EN.CITE </w:instrText>
      </w:r>
      <w:r>
        <w:rPr>
          <w:rFonts w:ascii="Times New Roman" w:hAnsi="Times New Roman" w:cs="Times New Roman"/>
          <w:sz w:val="21"/>
          <w:szCs w:val="22"/>
        </w:rPr>
        <w:fldChar w:fldCharType="begin">
          <w:fldData xml:space="preserve">PEVuZE5vdGU+PENpdGU+PEF1dGhvcj5EcnVja2VyPC9BdXRob3I+PFllYXI+MjAyNTwvWWVhcj48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</w:fldData>
        </w:fldChar>
      </w:r>
      <w:r>
        <w:rPr>
          <w:rFonts w:ascii="Times New Roman" w:hAnsi="Times New Roman" w:cs="Times New Roman"/>
          <w:sz w:val="21"/>
          <w:szCs w:val="22"/>
        </w:rPr>
        <w:instrText xml:space="preserve"> ADDIN EN.CITE.DATA </w:instrText>
      </w:r>
      <w:r>
        <w:rPr>
          <w:rFonts w:ascii="Times New Roman" w:hAnsi="Times New Roman" w:cs="Times New Roman"/>
          <w:sz w:val="21"/>
          <w:szCs w:val="22"/>
        </w:rPr>
        <w:fldChar w:fldCharType="end"/>
      </w:r>
      <w:r>
        <w:rPr>
          <w:rFonts w:ascii="Times New Roman" w:hAnsi="Times New Roman" w:cs="Times New Roman"/>
          <w:sz w:val="21"/>
          <w:szCs w:val="22"/>
        </w:rPr>
        <w:fldChar w:fldCharType="separate"/>
      </w:r>
      <w:r>
        <w:rPr>
          <w:rFonts w:ascii="Times New Roman" w:hAnsi="Times New Roman" w:cs="Times New Roman"/>
          <w:sz w:val="21"/>
          <w:szCs w:val="22"/>
        </w:rPr>
        <w:t>[5]</w:t>
      </w:r>
      <w:r>
        <w:rPr>
          <w:rFonts w:ascii="Times New Roman" w:hAnsi="Times New Roman" w:cs="Times New Roman"/>
          <w:sz w:val="21"/>
          <w:szCs w:val="22"/>
        </w:rPr>
        <w:fldChar w:fldCharType="end"/>
      </w:r>
      <w:r>
        <w:rPr>
          <w:rFonts w:hint="eastAsia" w:ascii="Times New Roman" w:hAnsi="Times New Roman" w:cs="Times New Roman"/>
          <w:sz w:val="21"/>
          <w:szCs w:val="22"/>
        </w:rPr>
        <w:t>. Beyond its systemic effects, emerging studies suggest that metabolic interventions may also influence host–microbiome interactions</w:t>
      </w:r>
      <w:r>
        <w:rPr>
          <w:rFonts w:ascii="Times New Roman" w:hAnsi="Times New Roman" w:cs="Times New Roman"/>
          <w:sz w:val="21"/>
          <w:szCs w:val="22"/>
        </w:rPr>
        <w:fldChar w:fldCharType="begin">
          <w:fldData xml:space="preserve">PEVuZE5vdGU+PENpdGU+PEF1dGhvcj5MaTwvQXV0aG9yPjxZZWFyPjIwMjQ8L1llYXI+PFJlY051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</w:fldData>
        </w:fldChar>
      </w:r>
      <w:r>
        <w:rPr>
          <w:rFonts w:ascii="Times New Roman" w:hAnsi="Times New Roman" w:cs="Times New Roman"/>
          <w:sz w:val="21"/>
          <w:szCs w:val="22"/>
        </w:rPr>
        <w:instrText xml:space="preserve"> ADDIN EN.CITE </w:instrText>
      </w:r>
      <w:r>
        <w:rPr>
          <w:rFonts w:ascii="Times New Roman" w:hAnsi="Times New Roman" w:cs="Times New Roman"/>
          <w:sz w:val="21"/>
          <w:szCs w:val="22"/>
        </w:rPr>
        <w:fldChar w:fldCharType="begin">
          <w:fldData xml:space="preserve">PEVuZE5vdGU+PENpdGU+PEF1dGhvcj5MaTwvQXV0aG9yPjxZZWFyPjIwMjQ8L1llYXI+PFJlY051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</w:fldData>
        </w:fldChar>
      </w:r>
      <w:r>
        <w:rPr>
          <w:rFonts w:ascii="Times New Roman" w:hAnsi="Times New Roman" w:cs="Times New Roman"/>
          <w:sz w:val="21"/>
          <w:szCs w:val="22"/>
        </w:rPr>
        <w:instrText xml:space="preserve"> ADDIN EN.CITE.DATA </w:instrText>
      </w:r>
      <w:r>
        <w:rPr>
          <w:rFonts w:ascii="Times New Roman" w:hAnsi="Times New Roman" w:cs="Times New Roman"/>
          <w:sz w:val="21"/>
          <w:szCs w:val="22"/>
        </w:rPr>
        <w:fldChar w:fldCharType="end"/>
      </w:r>
      <w:r>
        <w:rPr>
          <w:rFonts w:ascii="Times New Roman" w:hAnsi="Times New Roman" w:cs="Times New Roman"/>
          <w:sz w:val="21"/>
          <w:szCs w:val="22"/>
        </w:rPr>
        <w:fldChar w:fldCharType="separate"/>
      </w:r>
      <w:r>
        <w:rPr>
          <w:rFonts w:ascii="Times New Roman" w:hAnsi="Times New Roman" w:cs="Times New Roman"/>
          <w:sz w:val="21"/>
          <w:szCs w:val="22"/>
        </w:rPr>
        <w:t>[6]</w:t>
      </w:r>
      <w:r>
        <w:rPr>
          <w:rFonts w:ascii="Times New Roman" w:hAnsi="Times New Roman" w:cs="Times New Roman"/>
          <w:sz w:val="21"/>
          <w:szCs w:val="22"/>
        </w:rPr>
        <w:fldChar w:fldCharType="end"/>
      </w:r>
      <w:r>
        <w:rPr>
          <w:rFonts w:hint="eastAsia" w:ascii="Times New Roman" w:hAnsi="Times New Roman" w:cs="Times New Roman"/>
          <w:sz w:val="21"/>
          <w:szCs w:val="22"/>
        </w:rPr>
        <w:t xml:space="preserve">. </w:t>
      </w:r>
      <w:ins w:id="21" w:author="1＆0" w:date="2026-04-08T17:16:04Z">
        <w:r>
          <w:rPr>
            <w:rFonts w:hint="eastAsia" w:ascii="Times New Roman" w:hAnsi="Times New Roman" w:cs="Times New Roman" w:eastAsiaTheme="minorEastAsia"/>
            <w:sz w:val="21"/>
            <w:szCs w:val="22"/>
            <w:rPrChange w:id="22" w:author="1＆0" w:date="2026-04-08T17:16:06Z">
              <w:rPr>
                <w:rFonts w:ascii="宋体" w:hAnsi="宋体" w:eastAsia="宋体" w:cs="宋体"/>
                <w:sz w:val="24"/>
                <w:szCs w:val="24"/>
              </w:rPr>
            </w:rPrChange>
          </w:rPr>
          <w:t xml:space="preserve">Nevertheless, whether semaglutide modulates the oral ecosystem </w:t>
        </w:r>
      </w:ins>
      <w:ins w:id="24" w:author="1＆0" w:date="2026-04-08T17:16:04Z">
        <w:r>
          <w:rPr>
            <w:rFonts w:hint="eastAsia" w:ascii="Times New Roman" w:hAnsi="Times New Roman" w:cs="Times New Roman" w:eastAsiaTheme="minorEastAsia"/>
            <w:b w:val="0"/>
            <w:bCs w:val="0"/>
            <w:sz w:val="21"/>
            <w:szCs w:val="22"/>
            <w:rPrChange w:id="25" w:author="1＆0" w:date="2026-04-08T17:16:06Z">
              <w:rPr>
                <w:rFonts w:ascii="宋体" w:hAnsi="宋体" w:eastAsia="宋体" w:cs="宋体"/>
                <w:b/>
                <w:bCs/>
                <w:sz w:val="24"/>
                <w:szCs w:val="24"/>
              </w:rPr>
            </w:rPrChange>
          </w:rPr>
          <w:t>via</w:t>
        </w:r>
      </w:ins>
      <w:ins w:id="27" w:author="1＆0" w:date="2026-04-08T17:16:04Z">
        <w:r>
          <w:rPr>
            <w:rFonts w:hint="eastAsia" w:ascii="Times New Roman" w:hAnsi="Times New Roman" w:cs="Times New Roman" w:eastAsiaTheme="minorEastAsia"/>
            <w:sz w:val="21"/>
            <w:szCs w:val="22"/>
            <w:rPrChange w:id="28" w:author="1＆0" w:date="2026-04-08T17:16:06Z">
              <w:rPr>
                <w:rFonts w:ascii="宋体" w:hAnsi="宋体" w:eastAsia="宋体" w:cs="宋体"/>
                <w:sz w:val="24"/>
                <w:szCs w:val="24"/>
              </w:rPr>
            </w:rPrChange>
          </w:rPr>
          <w:t xml:space="preserve"> coordinated effects on microbial communities and host transcriptional programs remains unclear</w:t>
        </w:r>
      </w:ins>
      <w:del w:id="30" w:author="1＆0" w:date="2026-04-08T17:16:04Z">
        <w:r>
          <w:rPr>
            <w:rFonts w:hint="eastAsia" w:ascii="Times New Roman" w:hAnsi="Times New Roman" w:cs="Times New Roman"/>
            <w:sz w:val="21"/>
            <w:szCs w:val="22"/>
            <w:rPrChange w:id="31" w:author="1＆0" w:date="2026-04-08T17:16:06Z">
              <w:rPr>
                <w:rFonts w:hint="eastAsia" w:ascii="Times New Roman" w:hAnsi="Times New Roman" w:cs="Times New Roman"/>
                <w:sz w:val="21"/>
                <w:szCs w:val="22"/>
              </w:rPr>
            </w:rPrChange>
          </w:rPr>
          <w:delText>Nevertheless, whether semaglutide modulates the oral ecosystem—particularly through coordinated effects on microbial communities and host transcriptional programs—remains unclear</w:delText>
        </w:r>
      </w:del>
      <w:r>
        <w:rPr>
          <w:rFonts w:hint="eastAsia" w:ascii="Times New Roman" w:hAnsi="Times New Roman" w:cs="Times New Roman"/>
          <w:sz w:val="21"/>
          <w:szCs w:val="22"/>
        </w:rPr>
        <w:t>.</w:t>
      </w:r>
    </w:p>
    <w:p w14:paraId="13556031">
      <w:pPr>
        <w:ind w:firstLine="420" w:firstLineChars="200"/>
        <w:jc w:val="both"/>
        <w:rPr>
          <w:rFonts w:ascii="Times New Roman" w:hAnsi="Times New Roman" w:cs="Times New Roman"/>
          <w:sz w:val="21"/>
          <w:szCs w:val="22"/>
        </w:rPr>
      </w:pPr>
      <w:r>
        <w:rPr>
          <w:rFonts w:hint="eastAsia" w:ascii="Times New Roman" w:hAnsi="Times New Roman" w:cs="Times New Roman"/>
          <w:sz w:val="21"/>
          <w:szCs w:val="22"/>
        </w:rPr>
        <w:t>In this study, we integrated 16S rRNA sequencing and transcriptomic profiling to characterize oral microbial composition and host gene expression in diabetic (db/db) mice, and to evaluate how these features are altered following semaglutide treatment. Our aim was to determine whether semaglutide could reshape diabetes-associated oral dysbiosis and whether such changes are accompanied by coordinated host transcriptional reprogramming.</w:t>
      </w:r>
    </w:p>
    <w:p w14:paraId="3C3D0CD7">
      <w:pPr>
        <w:jc w:val="both"/>
        <w:rPr>
          <w:rFonts w:ascii="Times New Roman" w:hAnsi="Times New Roman" w:cs="Times New Roman"/>
          <w:b/>
          <w:bCs/>
          <w:sz w:val="21"/>
          <w:szCs w:val="22"/>
        </w:rPr>
      </w:pPr>
      <w:r>
        <w:rPr>
          <w:rFonts w:ascii="Times New Roman" w:hAnsi="Times New Roman" w:cs="Times New Roman"/>
          <w:b/>
          <w:bCs/>
          <w:sz w:val="21"/>
          <w:szCs w:val="22"/>
        </w:rPr>
        <w:t>R</w:t>
      </w:r>
      <w:r>
        <w:rPr>
          <w:rFonts w:hint="eastAsia" w:ascii="Times New Roman" w:hAnsi="Times New Roman" w:cs="Times New Roman"/>
          <w:b/>
          <w:bCs/>
          <w:sz w:val="21"/>
          <w:szCs w:val="22"/>
        </w:rPr>
        <w:t>esults</w:t>
      </w:r>
    </w:p>
    <w:p w14:paraId="2507D7C9">
      <w:pPr>
        <w:pStyle w:val="28"/>
        <w:numPr>
          <w:ilvl w:val="0"/>
          <w:numId w:val="1"/>
        </w:numPr>
        <w:jc w:val="both"/>
        <w:rPr>
          <w:rFonts w:ascii="Times New Roman" w:hAnsi="Times New Roman" w:cs="Times New Roman"/>
          <w:b/>
          <w:bCs/>
          <w:sz w:val="21"/>
          <w:szCs w:val="22"/>
        </w:rPr>
      </w:pPr>
      <w:r>
        <w:rPr>
          <w:rFonts w:hint="eastAsia" w:ascii="Times New Roman" w:hAnsi="Times New Roman" w:cs="Times New Roman"/>
          <w:b/>
          <w:bCs/>
          <w:sz w:val="21"/>
          <w:szCs w:val="22"/>
        </w:rPr>
        <w:t>Alterations in microbial community structure and composition</w:t>
      </w:r>
    </w:p>
    <w:p w14:paraId="53EACC20">
      <w:pPr>
        <w:ind w:firstLine="420" w:firstLineChars="200"/>
        <w:jc w:val="both"/>
        <w:rPr>
          <w:rFonts w:ascii="Times New Roman" w:hAnsi="Times New Roman" w:cs="Times New Roman"/>
          <w:sz w:val="21"/>
          <w:szCs w:val="22"/>
        </w:rPr>
        <w:pPrChange w:id="33" w:author="1＆0" w:date="2026-04-08T17:22:34Z">
          <w:pPr>
            <w:ind w:firstLine="420" w:firstLineChars="200"/>
            <w:jc w:val="both"/>
          </w:pPr>
        </w:pPrChange>
      </w:pPr>
      <w:r>
        <w:rPr>
          <w:rFonts w:hint="eastAsia" w:ascii="Times New Roman" w:hAnsi="Times New Roman" w:cs="Times New Roman"/>
          <w:sz w:val="21"/>
          <w:szCs w:val="22"/>
        </w:rPr>
        <w:t xml:space="preserve">At the microbial level, </w:t>
      </w:r>
      <w:del w:id="34" w:author="1＆0" w:date="2026-04-08T17:19:47Z">
        <w:r>
          <w:rPr>
            <w:rFonts w:hint="default" w:ascii="Times New Roman" w:hAnsi="Times New Roman" w:cs="Times New Roman"/>
            <w:sz w:val="21"/>
            <w:szCs w:val="22"/>
            <w:lang w:val="en-US"/>
          </w:rPr>
          <w:delText>alpha</w:delText>
        </w:r>
      </w:del>
      <m:oMath>
        <w:ins w:id="35" w:author="1＆0" w:date="2026-04-08T17:21:48Z">
          <m:r>
            <m:rPr>
              <m:nor/>
            </m:rPr>
            <w:rPr>
              <w:rFonts w:hint="default" w:ascii="Times New Roman" w:hAnsi="Times New Roman" w:cs="Times New Roman"/>
              <w:i/>
              <w:sz w:val="21"/>
              <w:rPrChange w:id="36" w:author="1＆0" w:date="2026-04-08T17:22:11Z">
                <m:rPr/>
                <w:rPr>
                  <w:rFonts w:hint="default" w:ascii="Cambria Math" w:hAnsi="Cambria Math"/>
                  <w:i/>
                  <w:sz w:val="21"/>
                </w:rPr>
              </w:rPrChange>
            </w:rPr>
            <m:t>α</m:t>
          </m:r>
        </w:ins>
      </m:oMath>
      <w:r>
        <w:rPr>
          <w:rFonts w:hint="eastAsia" w:ascii="Times New Roman" w:hAnsi="Times New Roman" w:cs="Times New Roman"/>
          <w:sz w:val="21"/>
          <w:szCs w:val="22"/>
        </w:rPr>
        <w:t xml:space="preserve"> diversity showed no significant difference across groups, although db/db mice exhibited greater variability and a trend toward lower ASV counts (</w:t>
      </w:r>
      <w:r>
        <w:rPr>
          <w:rFonts w:hint="eastAsia" w:ascii="Times New Roman" w:hAnsi="Times New Roman" w:cs="Times New Roman"/>
          <w:color w:val="0000FF"/>
          <w:sz w:val="21"/>
          <w:szCs w:val="22"/>
        </w:rPr>
        <w:t>Fig. 1A</w:t>
      </w:r>
      <w:r>
        <w:rPr>
          <w:rFonts w:hint="eastAsia" w:ascii="Times New Roman" w:hAnsi="Times New Roman" w:cs="Times New Roman"/>
          <w:sz w:val="21"/>
          <w:szCs w:val="22"/>
        </w:rPr>
        <w:t xml:space="preserve">). In contrast, </w:t>
      </w:r>
      <w:del w:id="38" w:author="1＆0" w:date="2026-04-08T17:22:42Z">
        <w:r>
          <w:rPr>
            <w:rFonts w:hint="eastAsia" w:ascii="Times New Roman" w:hAnsi="Times New Roman" w:cs="Times New Roman"/>
            <w:sz w:val="21"/>
            <w:szCs w:val="22"/>
          </w:rPr>
          <w:delText>be</w:delText>
        </w:r>
      </w:del>
      <w:del w:id="39" w:author="1＆0" w:date="2026-04-08T17:22:41Z">
        <w:r>
          <w:rPr>
            <w:rFonts w:hint="eastAsia" w:ascii="Times New Roman" w:hAnsi="Times New Roman" w:cs="Times New Roman"/>
            <w:sz w:val="21"/>
            <w:szCs w:val="22"/>
          </w:rPr>
          <w:delText>ta</w:delText>
        </w:r>
      </w:del>
      <m:oMath>
        <w:ins w:id="40" w:author="1＆0" w:date="2026-04-08T17:22:32Z">
          <m:r>
            <m:rPr>
              <m:nor/>
            </m:rPr>
            <w:rPr>
              <w:rFonts w:hint="default" w:ascii="Times New Roman" w:hAnsi="Times New Roman" w:cs="Times New Roman"/>
              <w:i/>
              <w:sz w:val="21"/>
              <w:rPrChange w:id="41" w:author="1＆0" w:date="2026-04-08T17:22:56Z">
                <m:rPr/>
                <w:rPr>
                  <w:rFonts w:hint="default" w:ascii="Cambria Math" w:hAnsi="Cambria Math"/>
                  <w:i/>
                  <w:sz w:val="21"/>
                </w:rPr>
              </w:rPrChange>
            </w:rPr>
            <m:t>β</m:t>
          </m:r>
        </w:ins>
      </m:oMath>
      <w:r>
        <w:rPr>
          <w:rFonts w:hint="eastAsia" w:ascii="Times New Roman" w:hAnsi="Times New Roman" w:cs="Times New Roman"/>
          <w:sz w:val="21"/>
          <w:szCs w:val="22"/>
        </w:rPr>
        <w:t xml:space="preserve"> diversity analysis revealed clear separation between WT and db/db groups, while semaglutide-treated samples shifted toward the WT cluster, indicating partial remodeling of microbial community structure (</w:t>
      </w:r>
      <w:r>
        <w:rPr>
          <w:rFonts w:hint="eastAsia" w:ascii="Times New Roman" w:hAnsi="Times New Roman" w:cs="Times New Roman"/>
          <w:color w:val="0000FF"/>
          <w:sz w:val="21"/>
          <w:szCs w:val="22"/>
        </w:rPr>
        <w:t>Fig. 1B</w:t>
      </w:r>
      <w:r>
        <w:rPr>
          <w:rFonts w:hint="eastAsia" w:ascii="Times New Roman" w:hAnsi="Times New Roman" w:cs="Times New Roman"/>
          <w:sz w:val="21"/>
          <w:szCs w:val="22"/>
        </w:rPr>
        <w:t>). Consistently, the dysbiosis index was elevated in db/db mice and reduced following treatment, although not fully restored to WT levels (</w:t>
      </w:r>
      <w:r>
        <w:rPr>
          <w:rFonts w:hint="eastAsia" w:ascii="Times New Roman" w:hAnsi="Times New Roman" w:cs="Times New Roman"/>
          <w:color w:val="0000FF"/>
          <w:sz w:val="21"/>
          <w:szCs w:val="22"/>
        </w:rPr>
        <w:t>Fig. 1C</w:t>
      </w:r>
      <w:r>
        <w:rPr>
          <w:rFonts w:hint="eastAsia" w:ascii="Times New Roman" w:hAnsi="Times New Roman" w:cs="Times New Roman"/>
          <w:sz w:val="21"/>
          <w:szCs w:val="22"/>
        </w:rPr>
        <w:t>). At the genus level, Bacillus and Delftia were decreased in db/db mice and increased after treatment, whereas Streptococcus showed the opposite trend (</w:t>
      </w:r>
      <w:r>
        <w:rPr>
          <w:rFonts w:hint="eastAsia" w:ascii="Times New Roman" w:hAnsi="Times New Roman" w:cs="Times New Roman"/>
          <w:color w:val="0000FF"/>
          <w:sz w:val="21"/>
          <w:szCs w:val="22"/>
        </w:rPr>
        <w:t>Fig. 1D–F</w:t>
      </w:r>
      <w:r>
        <w:rPr>
          <w:rFonts w:hint="eastAsia" w:ascii="Times New Roman" w:hAnsi="Times New Roman" w:cs="Times New Roman"/>
          <w:sz w:val="21"/>
          <w:szCs w:val="22"/>
        </w:rPr>
        <w:t>), indicating compositional shifts partially rescued by semaglutide.</w:t>
      </w:r>
    </w:p>
    <w:p w14:paraId="5FC40515">
      <w:pPr>
        <w:pStyle w:val="28"/>
        <w:numPr>
          <w:ilvl w:val="0"/>
          <w:numId w:val="1"/>
        </w:numPr>
        <w:jc w:val="both"/>
        <w:rPr>
          <w:rFonts w:ascii="Times New Roman" w:hAnsi="Times New Roman" w:cs="Times New Roman"/>
          <w:b/>
          <w:bCs/>
          <w:sz w:val="21"/>
          <w:szCs w:val="22"/>
        </w:rPr>
      </w:pPr>
      <w:r>
        <w:rPr>
          <w:rFonts w:hint="eastAsia" w:ascii="Times New Roman" w:hAnsi="Times New Roman" w:cs="Times New Roman"/>
          <w:b/>
          <w:bCs/>
          <w:sz w:val="21"/>
          <w:szCs w:val="22"/>
        </w:rPr>
        <w:t>Coordinated alterations in host transcriptional programs and microbe–host interactions</w:t>
      </w:r>
    </w:p>
    <w:p w14:paraId="390F56F7">
      <w:pPr>
        <w:ind w:firstLine="420" w:firstLineChars="200"/>
        <w:jc w:val="both"/>
        <w:rPr>
          <w:rFonts w:ascii="Times New Roman" w:hAnsi="Times New Roman" w:cs="Times New Roman"/>
          <w:sz w:val="21"/>
          <w:szCs w:val="22"/>
        </w:rPr>
      </w:pPr>
      <w:r>
        <w:rPr>
          <w:rFonts w:hint="eastAsia" w:ascii="Times New Roman" w:hAnsi="Times New Roman" w:cs="Times New Roman"/>
          <w:sz w:val="21"/>
          <w:szCs w:val="22"/>
        </w:rPr>
        <w:t>To characterize host transcriptional responses,</w:t>
      </w:r>
      <w:ins w:id="43" w:author="1＆0" w:date="2026-04-08T17:28:02Z">
        <w:r>
          <w:rPr>
            <w:rFonts w:hint="eastAsia" w:ascii="Times New Roman" w:hAnsi="Times New Roman" w:cs="Times New Roman"/>
            <w:sz w:val="21"/>
            <w:szCs w:val="22"/>
            <w:lang w:val="en-US" w:eastAsia="zh-CN"/>
            <w:rPrChange w:id="44" w:author="1＆0" w:date="2026-04-08T17:28:43Z">
              <w:rPr>
                <w:rFonts w:hint="eastAsia" w:ascii="Times New Roman" w:hAnsi="Times New Roman" w:cs="Times New Roman"/>
                <w:sz w:val="21"/>
                <w:szCs w:val="22"/>
                <w:lang w:val="en-US" w:eastAsia="zh-CN"/>
              </w:rPr>
            </w:rPrChange>
          </w:rPr>
          <w:t xml:space="preserve"> </w:t>
        </w:r>
      </w:ins>
      <w:ins w:id="46" w:author="1＆0" w:date="2026-04-08T17:28:32Z">
        <w:r>
          <w:rPr>
            <w:rFonts w:hint="eastAsia" w:ascii="Times New Roman" w:hAnsi="Times New Roman" w:cs="Times New Roman" w:eastAsiaTheme="minorEastAsia"/>
            <w:sz w:val="21"/>
            <w:szCs w:val="22"/>
            <w:lang w:val="en-US" w:eastAsia="zh-CN"/>
            <w:rPrChange w:id="47" w:author="1＆0" w:date="2026-04-08T17:28:43Z">
              <w:rPr>
                <w:rFonts w:hint="eastAsia" w:ascii="宋体" w:hAnsi="宋体" w:eastAsia="宋体" w:cs="宋体"/>
                <w:sz w:val="24"/>
                <w:szCs w:val="24"/>
                <w:lang w:val="en-US" w:eastAsia="zh-CN"/>
              </w:rPr>
            </w:rPrChange>
          </w:rPr>
          <w:t>g</w:t>
        </w:r>
      </w:ins>
      <w:ins w:id="49" w:author="1＆0" w:date="2026-04-08T17:28:29Z">
        <w:r>
          <w:rPr>
            <w:rFonts w:hint="eastAsia" w:ascii="Times New Roman" w:hAnsi="Times New Roman" w:cs="Times New Roman" w:eastAsiaTheme="minorEastAsia"/>
            <w:sz w:val="21"/>
            <w:szCs w:val="22"/>
            <w:rPrChange w:id="50" w:author="1＆0" w:date="2026-04-08T17:28:43Z">
              <w:rPr>
                <w:rFonts w:ascii="宋体" w:hAnsi="宋体" w:eastAsia="宋体" w:cs="宋体"/>
                <w:sz w:val="24"/>
                <w:szCs w:val="24"/>
              </w:rPr>
            </w:rPrChange>
          </w:rPr>
          <w:t>enes were partitioned into six clusters</w:t>
        </w:r>
      </w:ins>
      <w:ins w:id="52" w:author="1＆0" w:date="2026-04-08T17:29:02Z">
        <w:r>
          <w:rPr>
            <w:rFonts w:hint="eastAsia" w:ascii="Times New Roman" w:hAnsi="Times New Roman" w:cs="Times New Roman"/>
            <w:sz w:val="21"/>
            <w:szCs w:val="22"/>
            <w:lang w:val="en-US" w:eastAsia="zh-CN"/>
          </w:rPr>
          <w:t xml:space="preserve"> </w:t>
        </w:r>
      </w:ins>
      <w:ins w:id="53" w:author="1＆0" w:date="2026-04-08T17:29:03Z">
        <w:r>
          <w:rPr>
            <w:rFonts w:hint="eastAsia" w:ascii="Times New Roman" w:hAnsi="Times New Roman" w:cs="Times New Roman" w:eastAsiaTheme="minorEastAsia"/>
            <w:sz w:val="21"/>
            <w:szCs w:val="22"/>
          </w:rPr>
          <w:t>based on their standardized expression profiles</w:t>
        </w:r>
      </w:ins>
      <w:del w:id="54" w:author="1＆0" w:date="2026-04-08T17:28:46Z">
        <w:r>
          <w:rPr>
            <w:rFonts w:hint="eastAsia" w:ascii="Times New Roman" w:hAnsi="Times New Roman" w:cs="Times New Roman"/>
            <w:sz w:val="21"/>
            <w:szCs w:val="22"/>
          </w:rPr>
          <w:delText xml:space="preserve"> </w:delText>
        </w:r>
      </w:del>
      <w:del w:id="55" w:author="1＆0" w:date="2026-04-08T17:28:37Z">
        <w:r>
          <w:rPr>
            <w:rFonts w:hint="eastAsia" w:ascii="Times New Roman" w:hAnsi="Times New Roman" w:cs="Times New Roman"/>
            <w:sz w:val="21"/>
            <w:szCs w:val="22"/>
          </w:rPr>
          <w:delText>co-expression analysis identified six gene clusters</w:delText>
        </w:r>
      </w:del>
      <w:r>
        <w:rPr>
          <w:rFonts w:hint="eastAsia" w:ascii="Times New Roman" w:hAnsi="Times New Roman" w:cs="Times New Roman"/>
          <w:sz w:val="21"/>
          <w:szCs w:val="22"/>
        </w:rPr>
        <w:t>, among which clusters 2 and 4 showed the most pronounced differences between WT and db/db mice (</w:t>
      </w:r>
      <w:r>
        <w:rPr>
          <w:rFonts w:hint="eastAsia" w:ascii="Times New Roman" w:hAnsi="Times New Roman" w:cs="Times New Roman"/>
          <w:color w:val="0000FF"/>
          <w:sz w:val="21"/>
          <w:szCs w:val="22"/>
        </w:rPr>
        <w:t>Fig. 2A</w:t>
      </w:r>
      <w:r>
        <w:rPr>
          <w:rFonts w:hint="eastAsia" w:ascii="Times New Roman" w:hAnsi="Times New Roman" w:cs="Times New Roman"/>
          <w:sz w:val="21"/>
          <w:szCs w:val="22"/>
        </w:rPr>
        <w:t xml:space="preserve">). Cluster 4 was enriched for interferon-stimulated genes (e.g., </w:t>
      </w:r>
      <w:r>
        <w:rPr>
          <w:rFonts w:hint="eastAsia" w:ascii="Times New Roman" w:hAnsi="Times New Roman" w:cs="Times New Roman"/>
          <w:i/>
          <w:iCs/>
          <w:sz w:val="21"/>
          <w:szCs w:val="22"/>
        </w:rPr>
        <w:t>Ifit1</w:t>
      </w:r>
      <w:r>
        <w:rPr>
          <w:rFonts w:hint="eastAsia" w:ascii="Times New Roman" w:hAnsi="Times New Roman" w:cs="Times New Roman"/>
          <w:sz w:val="21"/>
          <w:szCs w:val="22"/>
        </w:rPr>
        <w:t xml:space="preserve">, </w:t>
      </w:r>
      <w:r>
        <w:rPr>
          <w:rFonts w:hint="eastAsia" w:ascii="Times New Roman" w:hAnsi="Times New Roman" w:cs="Times New Roman"/>
          <w:i/>
          <w:iCs/>
          <w:sz w:val="21"/>
          <w:szCs w:val="22"/>
        </w:rPr>
        <w:t>Ifi44</w:t>
      </w:r>
      <w:r>
        <w:rPr>
          <w:rFonts w:hint="eastAsia" w:ascii="Times New Roman" w:hAnsi="Times New Roman" w:cs="Times New Roman"/>
          <w:sz w:val="21"/>
          <w:szCs w:val="22"/>
        </w:rPr>
        <w:t xml:space="preserve">, </w:t>
      </w:r>
      <w:r>
        <w:rPr>
          <w:rFonts w:hint="eastAsia" w:ascii="Times New Roman" w:hAnsi="Times New Roman" w:cs="Times New Roman"/>
          <w:i/>
          <w:iCs/>
          <w:sz w:val="21"/>
          <w:szCs w:val="22"/>
        </w:rPr>
        <w:t>Oas1g</w:t>
      </w:r>
      <w:r>
        <w:rPr>
          <w:rFonts w:hint="eastAsia" w:ascii="Times New Roman" w:hAnsi="Times New Roman" w:cs="Times New Roman"/>
          <w:sz w:val="21"/>
          <w:szCs w:val="22"/>
        </w:rPr>
        <w:t xml:space="preserve">, </w:t>
      </w:r>
      <w:r>
        <w:rPr>
          <w:rFonts w:hint="eastAsia" w:ascii="Times New Roman" w:hAnsi="Times New Roman" w:cs="Times New Roman"/>
          <w:i/>
          <w:iCs/>
          <w:sz w:val="21"/>
          <w:szCs w:val="22"/>
        </w:rPr>
        <w:t>Gbp2</w:t>
      </w:r>
      <w:r>
        <w:rPr>
          <w:rFonts w:hint="eastAsia" w:ascii="Times New Roman" w:hAnsi="Times New Roman" w:cs="Times New Roman"/>
          <w:sz w:val="21"/>
          <w:szCs w:val="22"/>
        </w:rPr>
        <w:t xml:space="preserve">, </w:t>
      </w:r>
      <w:r>
        <w:rPr>
          <w:rFonts w:hint="eastAsia" w:ascii="Times New Roman" w:hAnsi="Times New Roman" w:cs="Times New Roman"/>
          <w:i/>
          <w:iCs/>
          <w:sz w:val="21"/>
          <w:szCs w:val="22"/>
        </w:rPr>
        <w:t>Irgm2</w:t>
      </w:r>
      <w:r>
        <w:rPr>
          <w:rFonts w:hint="eastAsia" w:ascii="Times New Roman" w:hAnsi="Times New Roman" w:cs="Times New Roman"/>
          <w:sz w:val="21"/>
          <w:szCs w:val="22"/>
        </w:rPr>
        <w:t>), whereas cluster 2 genes (e.g.,</w:t>
      </w:r>
      <w:r>
        <w:rPr>
          <w:rFonts w:hint="eastAsia" w:ascii="Times New Roman" w:hAnsi="Times New Roman" w:cs="Times New Roman"/>
          <w:i/>
          <w:iCs/>
          <w:sz w:val="21"/>
          <w:szCs w:val="22"/>
        </w:rPr>
        <w:t xml:space="preserve"> Svs2</w:t>
      </w:r>
      <w:r>
        <w:rPr>
          <w:rFonts w:hint="eastAsia" w:ascii="Times New Roman" w:hAnsi="Times New Roman" w:cs="Times New Roman"/>
          <w:sz w:val="21"/>
          <w:szCs w:val="22"/>
        </w:rPr>
        <w:t xml:space="preserve">, </w:t>
      </w:r>
      <w:r>
        <w:rPr>
          <w:rFonts w:hint="eastAsia" w:ascii="Times New Roman" w:hAnsi="Times New Roman" w:cs="Times New Roman"/>
          <w:i/>
          <w:iCs/>
          <w:sz w:val="21"/>
          <w:szCs w:val="22"/>
        </w:rPr>
        <w:t>Csn3</w:t>
      </w:r>
      <w:r>
        <w:rPr>
          <w:rFonts w:hint="eastAsia" w:ascii="Times New Roman" w:hAnsi="Times New Roman" w:cs="Times New Roman"/>
          <w:sz w:val="21"/>
          <w:szCs w:val="22"/>
        </w:rPr>
        <w:t xml:space="preserve">, </w:t>
      </w:r>
      <w:r>
        <w:rPr>
          <w:rFonts w:hint="eastAsia" w:ascii="Times New Roman" w:hAnsi="Times New Roman" w:cs="Times New Roman"/>
          <w:i/>
          <w:iCs/>
          <w:sz w:val="21"/>
          <w:szCs w:val="22"/>
        </w:rPr>
        <w:t>Nnat</w:t>
      </w:r>
      <w:r>
        <w:rPr>
          <w:rFonts w:hint="eastAsia" w:ascii="Times New Roman" w:hAnsi="Times New Roman" w:cs="Times New Roman"/>
          <w:sz w:val="21"/>
          <w:szCs w:val="22"/>
        </w:rPr>
        <w:t xml:space="preserve">, </w:t>
      </w:r>
      <w:r>
        <w:rPr>
          <w:rFonts w:hint="eastAsia" w:ascii="Times New Roman" w:hAnsi="Times New Roman" w:cs="Times New Roman"/>
          <w:i/>
          <w:iCs/>
          <w:sz w:val="21"/>
          <w:szCs w:val="22"/>
        </w:rPr>
        <w:t>B3galt5</w:t>
      </w:r>
      <w:r>
        <w:rPr>
          <w:rFonts w:hint="eastAsia" w:ascii="Times New Roman" w:hAnsi="Times New Roman" w:cs="Times New Roman"/>
          <w:sz w:val="21"/>
          <w:szCs w:val="22"/>
        </w:rPr>
        <w:t>) were associated with metabolic or secretory processes. Both clusters exhibited partial shifts toward WT-like patterns following semaglutide treatment. Rescue-based enrichment analysis of clusters 2 and 4 revealed significant involvement in interferon- and antiviral-response pathways (</w:t>
      </w:r>
      <w:r>
        <w:rPr>
          <w:rFonts w:hint="eastAsia" w:ascii="Times New Roman" w:hAnsi="Times New Roman" w:cs="Times New Roman"/>
          <w:color w:val="0000FF"/>
          <w:sz w:val="21"/>
          <w:szCs w:val="22"/>
        </w:rPr>
        <w:t>Fig. 2B</w:t>
      </w:r>
      <w:r>
        <w:rPr>
          <w:rFonts w:hint="eastAsia" w:ascii="Times New Roman" w:hAnsi="Times New Roman" w:cs="Times New Roman"/>
          <w:sz w:val="21"/>
          <w:szCs w:val="22"/>
        </w:rPr>
        <w:t>), indicating treatment-associated modulation of immune-related programs. Gene–microbiota network analysis showed that these cluster-associated genes were linked to multiple bacterial genera, including Corynebacterium, Streptococcus, and Pseudomonas (</w:t>
      </w:r>
      <w:r>
        <w:rPr>
          <w:rFonts w:hint="eastAsia" w:ascii="Times New Roman" w:hAnsi="Times New Roman" w:cs="Times New Roman"/>
          <w:color w:val="0000FF"/>
          <w:sz w:val="21"/>
          <w:szCs w:val="22"/>
        </w:rPr>
        <w:t>Fig. 2C</w:t>
      </w:r>
      <w:r>
        <w:rPr>
          <w:rFonts w:hint="eastAsia" w:ascii="Times New Roman" w:hAnsi="Times New Roman" w:cs="Times New Roman"/>
          <w:sz w:val="21"/>
          <w:szCs w:val="22"/>
        </w:rPr>
        <w:t>). Correlation analysis demonstrated distinct associations between microbial dysbiosis and cluster-specific transcriptional programs (</w:t>
      </w:r>
      <w:r>
        <w:rPr>
          <w:rFonts w:hint="eastAsia" w:ascii="Times New Roman" w:hAnsi="Times New Roman" w:cs="Times New Roman"/>
          <w:color w:val="0000FF"/>
          <w:sz w:val="21"/>
          <w:szCs w:val="22"/>
        </w:rPr>
        <w:t>Fig. 2D</w:t>
      </w:r>
      <w:r>
        <w:rPr>
          <w:rFonts w:hint="eastAsia" w:ascii="Times New Roman" w:hAnsi="Times New Roman" w:cs="Times New Roman"/>
          <w:sz w:val="21"/>
          <w:szCs w:val="22"/>
        </w:rPr>
        <w:t xml:space="preserve">). The eigengene of cluster 2 was positively correlated with dysbiosis (r = 0.745, </w:t>
      </w:r>
      <w:del w:id="56" w:author="1＆0" w:date="2026-04-08T17:33:00Z">
        <w:r>
          <w:rPr>
            <w:rFonts w:hint="default" w:ascii="Times New Roman" w:hAnsi="Times New Roman" w:cs="Times New Roman"/>
            <w:i/>
            <w:iCs/>
            <w:sz w:val="21"/>
            <w:szCs w:val="22"/>
            <w:rPrChange w:id="57" w:author="1＆0" w:date="2026-04-08T17:26:20Z">
              <w:rPr>
                <w:rFonts w:hint="eastAsia" w:ascii="Times New Roman" w:hAnsi="Times New Roman" w:cs="Times New Roman"/>
                <w:sz w:val="21"/>
                <w:szCs w:val="22"/>
              </w:rPr>
            </w:rPrChange>
          </w:rPr>
          <w:delText>p</w:delText>
        </w:r>
      </w:del>
      <w:ins w:id="59" w:author="1＆0" w:date="2026-04-08T17:33:00Z">
        <w:r>
          <w:rPr>
            <w:rFonts w:hint="eastAsia" w:ascii="Times New Roman" w:hAnsi="Times New Roman" w:cs="Times New Roman"/>
            <w:i/>
            <w:iCs/>
            <w:sz w:val="21"/>
            <w:szCs w:val="22"/>
            <w:lang w:eastAsia="zh-CN"/>
          </w:rPr>
          <w:t>P</w:t>
        </w:r>
      </w:ins>
      <w:r>
        <w:rPr>
          <w:rFonts w:hint="eastAsia" w:ascii="Times New Roman" w:hAnsi="Times New Roman" w:cs="Times New Roman"/>
          <w:sz w:val="21"/>
          <w:szCs w:val="22"/>
        </w:rPr>
        <w:t xml:space="preserve"> = 0.0085), whereas cluster 4 show</w:t>
      </w:r>
      <w:r>
        <w:rPr>
          <w:rFonts w:ascii="Times New Roman" w:hAnsi="Times New Roman" w:cs="Times New Roman"/>
          <w:sz w:val="21"/>
          <w:szCs w:val="22"/>
        </w:rPr>
        <w:t xml:space="preserve">ed a negative correlation (r = −0.845, </w:t>
      </w:r>
      <w:del w:id="60" w:author="1＆0" w:date="2026-04-08T17:32:56Z">
        <w:r>
          <w:rPr>
            <w:rFonts w:ascii="Times New Roman" w:hAnsi="Times New Roman" w:cs="Times New Roman"/>
            <w:i/>
            <w:iCs/>
            <w:sz w:val="21"/>
            <w:szCs w:val="22"/>
            <w:rPrChange w:id="61" w:author="1＆0" w:date="2026-04-08T17:26:28Z">
              <w:rPr>
                <w:rFonts w:ascii="Times New Roman" w:hAnsi="Times New Roman" w:cs="Times New Roman"/>
                <w:sz w:val="21"/>
                <w:szCs w:val="22"/>
              </w:rPr>
            </w:rPrChange>
          </w:rPr>
          <w:delText>p</w:delText>
        </w:r>
      </w:del>
      <w:ins w:id="63" w:author="1＆0" w:date="2026-04-08T17:32:58Z">
        <w:r>
          <w:rPr>
            <w:rFonts w:hint="eastAsia" w:ascii="Times New Roman" w:hAnsi="Times New Roman" w:cs="Times New Roman"/>
            <w:i/>
            <w:iCs/>
            <w:sz w:val="21"/>
            <w:szCs w:val="22"/>
            <w:lang w:val="en-US" w:eastAsia="zh-CN"/>
          </w:rPr>
          <w:t>P</w:t>
        </w:r>
      </w:ins>
      <w:r>
        <w:rPr>
          <w:rFonts w:ascii="Times New Roman" w:hAnsi="Times New Roman" w:cs="Times New Roman"/>
          <w:sz w:val="21"/>
          <w:szCs w:val="22"/>
        </w:rPr>
        <w:t xml:space="preserve"> = 0.001), indicating differential coupling between transcriptional modules and microbial imbalance. Consistently, network comparison revealed altered interaction structures in db/db mice and partial reorganization f</w:t>
      </w:r>
      <w:r>
        <w:rPr>
          <w:rFonts w:hint="eastAsia" w:ascii="Times New Roman" w:hAnsi="Times New Roman" w:cs="Times New Roman"/>
          <w:sz w:val="21"/>
          <w:szCs w:val="22"/>
        </w:rPr>
        <w:t>ollowing treatment (</w:t>
      </w:r>
      <w:r>
        <w:rPr>
          <w:rFonts w:hint="eastAsia" w:ascii="Times New Roman" w:hAnsi="Times New Roman" w:cs="Times New Roman"/>
          <w:color w:val="0000FF"/>
          <w:sz w:val="21"/>
          <w:szCs w:val="22"/>
        </w:rPr>
        <w:t>Fig. 2E</w:t>
      </w:r>
      <w:r>
        <w:rPr>
          <w:rFonts w:hint="eastAsia" w:ascii="Times New Roman" w:hAnsi="Times New Roman" w:cs="Times New Roman"/>
          <w:sz w:val="21"/>
          <w:szCs w:val="22"/>
        </w:rPr>
        <w:t>).</w:t>
      </w:r>
    </w:p>
    <w:p w14:paraId="54FBBEA2">
      <w:pPr>
        <w:jc w:val="both"/>
        <w:rPr>
          <w:rFonts w:ascii="Times New Roman" w:hAnsi="Times New Roman" w:cs="Times New Roman"/>
          <w:b/>
          <w:bCs/>
          <w:sz w:val="21"/>
          <w:szCs w:val="22"/>
        </w:rPr>
      </w:pPr>
      <w:r>
        <w:rPr>
          <w:rFonts w:ascii="Times New Roman" w:hAnsi="Times New Roman" w:cs="Times New Roman"/>
          <w:b/>
          <w:bCs/>
          <w:sz w:val="21"/>
          <w:szCs w:val="22"/>
        </w:rPr>
        <w:t>D</w:t>
      </w:r>
      <w:r>
        <w:rPr>
          <w:rFonts w:hint="eastAsia" w:ascii="Times New Roman" w:hAnsi="Times New Roman" w:cs="Times New Roman"/>
          <w:b/>
          <w:bCs/>
          <w:sz w:val="21"/>
          <w:szCs w:val="22"/>
        </w:rPr>
        <w:t>iscussion</w:t>
      </w:r>
    </w:p>
    <w:p w14:paraId="7EED9C34">
      <w:pPr>
        <w:ind w:firstLine="420" w:firstLineChars="200"/>
        <w:jc w:val="both"/>
        <w:rPr>
          <w:rFonts w:hint="eastAsia" w:ascii="Times New Roman" w:hAnsi="Times New Roman" w:cs="Times New Roman"/>
          <w:sz w:val="21"/>
          <w:szCs w:val="22"/>
        </w:rPr>
      </w:pPr>
      <w:r>
        <w:rPr>
          <w:rFonts w:hint="eastAsia" w:ascii="Times New Roman" w:hAnsi="Times New Roman" w:cs="Times New Roman"/>
          <w:sz w:val="21"/>
          <w:szCs w:val="22"/>
        </w:rPr>
        <w:t>In this study, we integrated oral microbiome and transcriptomic profiling in a T2D mouse model and assessed their association with semaglutide treatment. Diabetes was associated with alterations in microbial community structure, host transcriptional programs, and their interrelationship, whereas semaglutide was accompanied by partial remodeling of these features.</w:t>
      </w:r>
    </w:p>
    <w:p w14:paraId="040DCE37">
      <w:pPr>
        <w:ind w:firstLine="420" w:firstLineChars="200"/>
        <w:jc w:val="both"/>
        <w:rPr>
          <w:rFonts w:hint="eastAsia" w:ascii="Times New Roman" w:hAnsi="Times New Roman" w:cs="Times New Roman"/>
          <w:sz w:val="21"/>
          <w:szCs w:val="22"/>
        </w:rPr>
      </w:pPr>
      <w:r>
        <w:rPr>
          <w:rFonts w:hint="eastAsia" w:ascii="Times New Roman" w:hAnsi="Times New Roman" w:cs="Times New Roman"/>
          <w:sz w:val="21"/>
          <w:szCs w:val="22"/>
        </w:rPr>
        <w:t xml:space="preserve">At the microbial level, </w:t>
      </w:r>
      <m:oMath>
        <w:ins w:id="64" w:author="1＆0" w:date="2026-04-08T17:31:40Z">
          <m:r>
            <m:rPr>
              <m:nor/>
            </m:rPr>
            <w:rPr>
              <w:rFonts w:hint="default" w:ascii="Times New Roman" w:hAnsi="Times New Roman" w:cs="Times New Roman"/>
              <w:i/>
              <w:sz w:val="21"/>
            </w:rPr>
            <m:t>α</m:t>
          </m:r>
        </w:ins>
      </m:oMath>
      <w:del w:id="65" w:author="1＆0" w:date="2026-04-08T17:31:40Z">
        <w:r>
          <w:rPr>
            <w:rFonts w:hint="eastAsia" w:ascii="Times New Roman" w:hAnsi="Times New Roman" w:cs="Times New Roman"/>
            <w:sz w:val="21"/>
            <w:szCs w:val="22"/>
          </w:rPr>
          <w:delText>alpha</w:delText>
        </w:r>
      </w:del>
      <w:r>
        <w:rPr>
          <w:rFonts w:hint="eastAsia" w:ascii="Times New Roman" w:hAnsi="Times New Roman" w:cs="Times New Roman"/>
          <w:sz w:val="21"/>
          <w:szCs w:val="22"/>
        </w:rPr>
        <w:t xml:space="preserve"> diversity was not significantly changed, whereas </w:t>
      </w:r>
      <m:oMath>
        <w:ins w:id="66" w:author="1＆0" w:date="2026-04-08T17:31:50Z">
          <m:r>
            <m:rPr>
              <m:nor/>
            </m:rPr>
            <w:rPr>
              <w:rFonts w:hint="default" w:ascii="Times New Roman" w:hAnsi="Times New Roman" w:cs="Times New Roman"/>
              <w:i/>
              <w:sz w:val="21"/>
            </w:rPr>
            <m:t>β</m:t>
          </m:r>
        </w:ins>
      </m:oMath>
      <w:del w:id="67" w:author="1＆0" w:date="2026-04-08T17:31:50Z">
        <w:r>
          <w:rPr>
            <w:rFonts w:hint="eastAsia" w:ascii="Times New Roman" w:hAnsi="Times New Roman" w:cs="Times New Roman"/>
            <w:sz w:val="21"/>
            <w:szCs w:val="22"/>
          </w:rPr>
          <w:delText>beta</w:delText>
        </w:r>
      </w:del>
      <w:r>
        <w:rPr>
          <w:rFonts w:hint="eastAsia" w:ascii="Times New Roman" w:hAnsi="Times New Roman" w:cs="Times New Roman"/>
          <w:sz w:val="21"/>
          <w:szCs w:val="22"/>
        </w:rPr>
        <w:t xml:space="preserve"> diversity revealed clear separation between WT and db/db mice, indicating structural remodeling rather than uniform loss of richness. This was accompanied by an increased dysbiosis index and directional taxonomic shifts, including decreased Bacillus and Delftia and increased Streptococcus. Semaglutide treatment partially reversed these features, with a shift toward the WT state and reduced dysbiosis. At the host level, cluster analysis identified distinct transcriptional programs, with cluster 4 enriched for interferon-stimulated genes and cluster 2 associated with metabolic or secretory processes. Rescue-based enrichment analysis further indicated modulation of interferon- and antiviral-response pathways. Notably, these modules showed differential associations with microbial dysbiosis, with cluster 2 positively and cluster 4 negatively correlated. Consistent with this, gene–microbiota networks were reorganized in db/db mice and partially restored following treatment, supporting coordinated host–microbiome alterations.These findings have potential implications for oral health in T2D, a condition linked to periodontal disease driven by both microbial dysbiosis and host response alterations</w:t>
      </w:r>
      <w:r>
        <w:rPr>
          <w:rFonts w:ascii="Times New Roman" w:hAnsi="Times New Roman" w:cs="Times New Roman"/>
          <w:sz w:val="21"/>
          <w:szCs w:val="22"/>
        </w:rPr>
        <w:fldChar w:fldCharType="begin">
          <w:fldData xml:space="preserve">PEVuZE5vdGU+PENpdGU+PEF1dGhvcj5Lb2NoZXI8L0F1dGhvcj48WWVhcj4yMDE4PC9ZZWFyPjxS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</w:fldData>
        </w:fldChar>
      </w:r>
      <w:r>
        <w:rPr>
          <w:rFonts w:ascii="Times New Roman" w:hAnsi="Times New Roman" w:cs="Times New Roman"/>
          <w:sz w:val="21"/>
          <w:szCs w:val="22"/>
        </w:rPr>
        <w:instrText xml:space="preserve"> ADDIN EN.CITE </w:instrText>
      </w:r>
      <w:r>
        <w:rPr>
          <w:rFonts w:ascii="Times New Roman" w:hAnsi="Times New Roman" w:cs="Times New Roman"/>
          <w:sz w:val="21"/>
          <w:szCs w:val="22"/>
        </w:rPr>
        <w:fldChar w:fldCharType="begin">
          <w:fldData xml:space="preserve">PEVuZE5vdGU+PENpdGU+PEF1dGhvcj5Lb2NoZXI8L0F1dGhvcj48WWVhcj4yMDE4PC9ZZWFyPjxS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</w:fldData>
        </w:fldChar>
      </w:r>
      <w:r>
        <w:rPr>
          <w:rFonts w:ascii="Times New Roman" w:hAnsi="Times New Roman" w:cs="Times New Roman"/>
          <w:sz w:val="21"/>
          <w:szCs w:val="22"/>
        </w:rPr>
        <w:instrText xml:space="preserve"> ADDIN EN.CITE.DATA </w:instrText>
      </w:r>
      <w:r>
        <w:rPr>
          <w:rFonts w:ascii="Times New Roman" w:hAnsi="Times New Roman" w:cs="Times New Roman"/>
          <w:sz w:val="21"/>
          <w:szCs w:val="22"/>
        </w:rPr>
        <w:fldChar w:fldCharType="end"/>
      </w:r>
      <w:r>
        <w:rPr>
          <w:rFonts w:ascii="Times New Roman" w:hAnsi="Times New Roman" w:cs="Times New Roman"/>
          <w:sz w:val="21"/>
          <w:szCs w:val="22"/>
        </w:rPr>
        <w:fldChar w:fldCharType="separate"/>
      </w:r>
      <w:r>
        <w:rPr>
          <w:rFonts w:ascii="Times New Roman" w:hAnsi="Times New Roman" w:cs="Times New Roman"/>
          <w:sz w:val="21"/>
          <w:szCs w:val="22"/>
        </w:rPr>
        <w:t>[7]</w:t>
      </w:r>
      <w:r>
        <w:rPr>
          <w:rFonts w:ascii="Times New Roman" w:hAnsi="Times New Roman" w:cs="Times New Roman"/>
          <w:sz w:val="21"/>
          <w:szCs w:val="22"/>
        </w:rPr>
        <w:fldChar w:fldCharType="end"/>
      </w:r>
      <w:r>
        <w:rPr>
          <w:rFonts w:hint="eastAsia" w:ascii="Times New Roman" w:hAnsi="Times New Roman" w:cs="Times New Roman"/>
          <w:sz w:val="21"/>
          <w:szCs w:val="22"/>
        </w:rPr>
        <w:t>. Although causality cannot be inferred, our data support the relevance of maintaining microbial and host homeostasis in the diabetic oral environment.</w:t>
      </w:r>
    </w:p>
    <w:p w14:paraId="5B55682C">
      <w:pPr>
        <w:ind w:firstLine="420" w:firstLineChars="200"/>
        <w:jc w:val="both"/>
        <w:rPr>
          <w:rFonts w:hint="eastAsia" w:ascii="Times New Roman" w:hAnsi="Times New Roman" w:cs="Times New Roman"/>
          <w:sz w:val="21"/>
          <w:szCs w:val="22"/>
        </w:rPr>
      </w:pPr>
      <w:r>
        <w:rPr>
          <w:rFonts w:hint="eastAsia" w:ascii="Times New Roman" w:hAnsi="Times New Roman" w:cs="Times New Roman"/>
          <w:sz w:val="21"/>
          <w:szCs w:val="22"/>
        </w:rPr>
        <w:t>Semaglutide is increasingly used for both T2D and weight management</w:t>
      </w:r>
      <w:r>
        <w:rPr>
          <w:rFonts w:ascii="Times New Roman" w:hAnsi="Times New Roman" w:cs="Times New Roman"/>
          <w:sz w:val="21"/>
          <w:szCs w:val="22"/>
        </w:rPr>
        <w:fldChar w:fldCharType="begin">
          <w:fldData xml:space="preserve">PEVuZE5vdGU+PENpdGU+PEF1dGhvcj5SeWFuPC9BdXRob3I+PFllYXI+MjAyNDwvWWVhcj48UmVj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</w:fldData>
        </w:fldChar>
      </w:r>
      <w:r>
        <w:rPr>
          <w:rFonts w:ascii="Times New Roman" w:hAnsi="Times New Roman" w:cs="Times New Roman"/>
          <w:sz w:val="21"/>
          <w:szCs w:val="22"/>
        </w:rPr>
        <w:instrText xml:space="preserve"> ADDIN EN.CITE </w:instrText>
      </w:r>
      <w:r>
        <w:rPr>
          <w:rFonts w:ascii="Times New Roman" w:hAnsi="Times New Roman" w:cs="Times New Roman"/>
          <w:sz w:val="21"/>
          <w:szCs w:val="22"/>
        </w:rPr>
        <w:fldChar w:fldCharType="begin">
          <w:fldData xml:space="preserve">PEVuZE5vdGU+PENpdGU+PEF1dGhvcj5SeWFuPC9BdXRob3I+PFllYXI+MjAyNDwvWWVhcj48UmVj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</w:fldData>
        </w:fldChar>
      </w:r>
      <w:r>
        <w:rPr>
          <w:rFonts w:ascii="Times New Roman" w:hAnsi="Times New Roman" w:cs="Times New Roman"/>
          <w:sz w:val="21"/>
          <w:szCs w:val="22"/>
        </w:rPr>
        <w:instrText xml:space="preserve"> ADDIN EN.CITE.DATA </w:instrText>
      </w:r>
      <w:r>
        <w:rPr>
          <w:rFonts w:ascii="Times New Roman" w:hAnsi="Times New Roman" w:cs="Times New Roman"/>
          <w:sz w:val="21"/>
          <w:szCs w:val="22"/>
        </w:rPr>
        <w:fldChar w:fldCharType="end"/>
      </w:r>
      <w:r>
        <w:rPr>
          <w:rFonts w:ascii="Times New Roman" w:hAnsi="Times New Roman" w:cs="Times New Roman"/>
          <w:sz w:val="21"/>
          <w:szCs w:val="22"/>
        </w:rPr>
        <w:fldChar w:fldCharType="separate"/>
      </w:r>
      <w:r>
        <w:rPr>
          <w:rFonts w:ascii="Times New Roman" w:hAnsi="Times New Roman" w:cs="Times New Roman"/>
          <w:sz w:val="21"/>
          <w:szCs w:val="22"/>
        </w:rPr>
        <w:t>[8]</w:t>
      </w:r>
      <w:r>
        <w:rPr>
          <w:rFonts w:ascii="Times New Roman" w:hAnsi="Times New Roman" w:cs="Times New Roman"/>
          <w:sz w:val="21"/>
          <w:szCs w:val="22"/>
        </w:rPr>
        <w:fldChar w:fldCharType="end"/>
      </w:r>
      <w:r>
        <w:rPr>
          <w:rFonts w:hint="eastAsia" w:ascii="Times New Roman" w:hAnsi="Times New Roman" w:cs="Times New Roman"/>
          <w:sz w:val="21"/>
          <w:szCs w:val="22"/>
        </w:rPr>
        <w:t>. In addition to reported systemic effects, including skeletal muscle alterations</w:t>
      </w:r>
      <w:r>
        <w:rPr>
          <w:rFonts w:ascii="Times New Roman" w:hAnsi="Times New Roman" w:cs="Times New Roman"/>
          <w:sz w:val="21"/>
          <w:szCs w:val="22"/>
        </w:rPr>
        <w:fldChar w:fldCharType="begin">
          <w:fldData xml:space="preserve">PEVuZE5vdGU+PENpdGU+PEF1dGhvcj5LYXJhc2F3YTwvQXV0aG9yPjxZZWFyPjIwMjU8L1llYXI+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</w:fldData>
        </w:fldChar>
      </w:r>
      <w:r>
        <w:rPr>
          <w:rFonts w:ascii="Times New Roman" w:hAnsi="Times New Roman" w:cs="Times New Roman"/>
          <w:sz w:val="21"/>
          <w:szCs w:val="22"/>
        </w:rPr>
        <w:instrText xml:space="preserve"> ADDIN EN.CITE </w:instrText>
      </w:r>
      <w:r>
        <w:rPr>
          <w:rFonts w:ascii="Times New Roman" w:hAnsi="Times New Roman" w:cs="Times New Roman"/>
          <w:sz w:val="21"/>
          <w:szCs w:val="22"/>
        </w:rPr>
        <w:fldChar w:fldCharType="begin">
          <w:fldData xml:space="preserve">PEVuZE5vdGU+PENpdGU+PEF1dGhvcj5LYXJhc2F3YTwvQXV0aG9yPjxZZWFyPjIwMjU8L1llYXI+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</w:fldData>
        </w:fldChar>
      </w:r>
      <w:r>
        <w:rPr>
          <w:rFonts w:ascii="Times New Roman" w:hAnsi="Times New Roman" w:cs="Times New Roman"/>
          <w:sz w:val="21"/>
          <w:szCs w:val="22"/>
        </w:rPr>
        <w:instrText xml:space="preserve"> ADDIN EN.CITE.DATA </w:instrText>
      </w:r>
      <w:r>
        <w:rPr>
          <w:rFonts w:ascii="Times New Roman" w:hAnsi="Times New Roman" w:cs="Times New Roman"/>
          <w:sz w:val="21"/>
          <w:szCs w:val="22"/>
        </w:rPr>
        <w:fldChar w:fldCharType="end"/>
      </w:r>
      <w:r>
        <w:rPr>
          <w:rFonts w:ascii="Times New Roman" w:hAnsi="Times New Roman" w:cs="Times New Roman"/>
          <w:sz w:val="21"/>
          <w:szCs w:val="22"/>
        </w:rPr>
        <w:fldChar w:fldCharType="separate"/>
      </w:r>
      <w:r>
        <w:rPr>
          <w:rFonts w:ascii="Times New Roman" w:hAnsi="Times New Roman" w:cs="Times New Roman"/>
          <w:sz w:val="21"/>
          <w:szCs w:val="22"/>
        </w:rPr>
        <w:t>[9]</w:t>
      </w:r>
      <w:r>
        <w:rPr>
          <w:rFonts w:ascii="Times New Roman" w:hAnsi="Times New Roman" w:cs="Times New Roman"/>
          <w:sz w:val="21"/>
          <w:szCs w:val="22"/>
        </w:rPr>
        <w:fldChar w:fldCharType="end"/>
      </w:r>
      <w:r>
        <w:rPr>
          <w:rFonts w:hint="eastAsia" w:ascii="Times New Roman" w:hAnsi="Times New Roman" w:cs="Times New Roman"/>
          <w:sz w:val="21"/>
          <w:szCs w:val="22"/>
        </w:rPr>
        <w:t>, our findings suggest that it is also associated with remodeling of the oral ecosystem. While the functional consequences remain unclear, these observations raise the possibility that long-term therapy may influence oral microenvironmental balance. From a translational perspective, individuals receiving semaglutide, particularly those without overt disease, may benefit from attention to oral health and microbial homeostasis. However, further studies are required to determine the clinical relevance of these findings.</w:t>
      </w:r>
    </w:p>
    <w:p w14:paraId="300A0320">
      <w:pPr>
        <w:ind w:firstLine="420" w:firstLineChars="200"/>
        <w:jc w:val="both"/>
        <w:rPr>
          <w:rFonts w:hint="eastAsia" w:ascii="Times New Roman" w:hAnsi="Times New Roman" w:cs="Times New Roman"/>
          <w:sz w:val="21"/>
          <w:szCs w:val="22"/>
        </w:rPr>
      </w:pPr>
      <w:r>
        <w:rPr>
          <w:rFonts w:hint="eastAsia" w:ascii="Times New Roman" w:hAnsi="Times New Roman" w:cs="Times New Roman"/>
          <w:sz w:val="21"/>
          <w:szCs w:val="22"/>
        </w:rPr>
        <w:t>This study is limited by sample size, cross-sectional design, and lack of functional validation. Future longitudinal and mechanistic studies are needed to further elucidate host–microbiome interactions in the oral environment.</w:t>
      </w:r>
    </w:p>
    <w:p w14:paraId="0885C945">
      <w:pPr>
        <w:ind w:firstLine="420" w:firstLineChars="200"/>
        <w:jc w:val="both"/>
        <w:rPr>
          <w:rFonts w:ascii="Times New Roman" w:hAnsi="Times New Roman" w:cs="Times New Roman"/>
          <w:sz w:val="21"/>
          <w:szCs w:val="22"/>
        </w:rPr>
      </w:pPr>
      <w:r>
        <w:rPr>
          <w:rFonts w:hint="eastAsia" w:ascii="Times New Roman" w:hAnsi="Times New Roman" w:cs="Times New Roman"/>
          <w:sz w:val="21"/>
          <w:szCs w:val="22"/>
        </w:rPr>
        <w:t>In conclusion, T2D is associated with coordinated alterations in oral microbiota and host transcriptional profiles, and semaglutide is accompanied by partial remodeling of these features, highlighting the importance of integrated host–microbiome dynamics in metabolic conditions.</w:t>
      </w:r>
    </w:p>
    <w:p w14:paraId="2ED8FFD2">
      <w:pPr>
        <w:jc w:val="both"/>
        <w:rPr>
          <w:rFonts w:ascii="Times New Roman" w:hAnsi="Times New Roman" w:cs="Times New Roman"/>
          <w:b/>
          <w:bCs/>
          <w:sz w:val="21"/>
          <w:szCs w:val="22"/>
        </w:rPr>
      </w:pPr>
      <w:r>
        <w:rPr>
          <w:rFonts w:hint="eastAsia" w:ascii="Times New Roman" w:hAnsi="Times New Roman" w:cs="Times New Roman"/>
          <w:b/>
          <w:bCs/>
          <w:sz w:val="21"/>
          <w:szCs w:val="22"/>
        </w:rPr>
        <w:t>References</w:t>
      </w:r>
    </w:p>
    <w:p w14:paraId="4A8E324F">
      <w:pPr>
        <w:pStyle w:val="35"/>
        <w:spacing w:after="0"/>
        <w:ind w:left="720" w:hanging="720"/>
        <w:jc w:val="both"/>
        <w:rPr>
          <w:rFonts w:ascii="Times New Roman" w:hAnsi="Times New Roman" w:cs="Times New Roman"/>
        </w:rPr>
      </w:pPr>
      <w:r>
        <w:rPr>
          <w:rFonts w:ascii="Times New Roman" w:hAnsi="Times New Roman" w:cs="Times New Roman"/>
          <w:sz w:val="21"/>
          <w:szCs w:val="22"/>
        </w:rPr>
        <w:fldChar w:fldCharType="begin"/>
      </w:r>
      <w:r>
        <w:rPr>
          <w:rFonts w:ascii="Times New Roman" w:hAnsi="Times New Roman" w:cs="Times New Roman"/>
          <w:sz w:val="21"/>
          <w:szCs w:val="22"/>
        </w:rPr>
        <w:instrText xml:space="preserve"> ADDIN EN.REFLIST </w:instrText>
      </w:r>
      <w:r>
        <w:rPr>
          <w:rFonts w:ascii="Times New Roman" w:hAnsi="Times New Roman" w:cs="Times New Roman"/>
          <w:sz w:val="21"/>
          <w:szCs w:val="22"/>
        </w:rPr>
        <w:fldChar w:fldCharType="separate"/>
      </w:r>
      <w:r>
        <w:rPr>
          <w:rFonts w:ascii="Times New Roman" w:hAnsi="Times New Roman" w:cs="Times New Roman"/>
        </w:rPr>
        <w:t>1.</w:t>
      </w:r>
      <w:r>
        <w:rPr>
          <w:rFonts w:ascii="Times New Roman" w:hAnsi="Times New Roman" w:cs="Times New Roman"/>
        </w:rPr>
        <w:tab/>
      </w:r>
      <w:r>
        <w:rPr>
          <w:rFonts w:ascii="Times New Roman" w:hAnsi="Times New Roman" w:cs="Times New Roman"/>
        </w:rPr>
        <w:t xml:space="preserve">Luo, A., et al., </w:t>
      </w:r>
      <w:r>
        <w:rPr>
          <w:rFonts w:ascii="Times New Roman" w:hAnsi="Times New Roman" w:cs="Times New Roman"/>
          <w:i/>
        </w:rPr>
        <w:t>Type 2 diabetes mellitus-associated cognitive dysfunction: Advances in potential mechanisms and therapies.</w:t>
      </w:r>
      <w:r>
        <w:rPr>
          <w:rFonts w:ascii="Times New Roman" w:hAnsi="Times New Roman" w:cs="Times New Roman"/>
        </w:rPr>
        <w:t xml:space="preserve"> Neurosci Biobehav Rev, 2022. </w:t>
      </w:r>
      <w:r>
        <w:rPr>
          <w:rFonts w:ascii="Times New Roman" w:hAnsi="Times New Roman" w:cs="Times New Roman"/>
          <w:b/>
        </w:rPr>
        <w:t>137</w:t>
      </w:r>
      <w:r>
        <w:rPr>
          <w:rFonts w:ascii="Times New Roman" w:hAnsi="Times New Roman" w:cs="Times New Roman"/>
        </w:rPr>
        <w:t>: p. 104642.</w:t>
      </w:r>
    </w:p>
    <w:p w14:paraId="325BA81B">
      <w:pPr>
        <w:pStyle w:val="35"/>
        <w:spacing w:after="0"/>
        <w:ind w:left="720" w:hanging="72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ab/>
      </w:r>
      <w:r>
        <w:rPr>
          <w:rFonts w:ascii="Times New Roman" w:hAnsi="Times New Roman" w:cs="Times New Roman"/>
        </w:rPr>
        <w:t xml:space="preserve">Li, Y., et al., </w:t>
      </w:r>
      <w:r>
        <w:rPr>
          <w:rFonts w:ascii="Times New Roman" w:hAnsi="Times New Roman" w:cs="Times New Roman"/>
          <w:i/>
        </w:rPr>
        <w:t>Dysbiosis of Oral Microbiota and Metabolite Profiles Associated with Type 2 Diabetes Mellitus.</w:t>
      </w:r>
      <w:r>
        <w:rPr>
          <w:rFonts w:ascii="Times New Roman" w:hAnsi="Times New Roman" w:cs="Times New Roman"/>
        </w:rPr>
        <w:t xml:space="preserve"> Microbiol Spectr, 2023. </w:t>
      </w:r>
      <w:r>
        <w:rPr>
          <w:rFonts w:ascii="Times New Roman" w:hAnsi="Times New Roman" w:cs="Times New Roman"/>
          <w:b/>
        </w:rPr>
        <w:t>11</w:t>
      </w:r>
      <w:r>
        <w:rPr>
          <w:rFonts w:ascii="Times New Roman" w:hAnsi="Times New Roman" w:cs="Times New Roman"/>
        </w:rPr>
        <w:t>(1): p. e0379622.</w:t>
      </w:r>
    </w:p>
    <w:p w14:paraId="7E881382">
      <w:pPr>
        <w:pStyle w:val="35"/>
        <w:spacing w:after="0"/>
        <w:ind w:left="720" w:hanging="720"/>
        <w:jc w:val="both"/>
        <w:rPr>
          <w:rFonts w:ascii="Times New Roman" w:hAnsi="Times New Roman" w:cs="Times New Roman"/>
        </w:rPr>
      </w:pPr>
      <w:r>
        <w:rPr>
          <w:rFonts w:ascii="Times New Roman" w:hAnsi="Times New Roman" w:cs="Times New Roman"/>
        </w:rPr>
        <w:t>3.</w:t>
      </w:r>
      <w:r>
        <w:rPr>
          <w:rFonts w:ascii="Times New Roman" w:hAnsi="Times New Roman" w:cs="Times New Roman"/>
        </w:rPr>
        <w:tab/>
      </w:r>
      <w:r>
        <w:rPr>
          <w:rFonts w:ascii="Times New Roman" w:hAnsi="Times New Roman" w:cs="Times New Roman"/>
        </w:rPr>
        <w:t xml:space="preserve">Grisi, D.C., et al., </w:t>
      </w:r>
      <w:r>
        <w:rPr>
          <w:rFonts w:ascii="Times New Roman" w:hAnsi="Times New Roman" w:cs="Times New Roman"/>
          <w:i/>
        </w:rPr>
        <w:t>The Complex Interrelationship between Diabetes Mellitus, Oral Diseases and General Health.</w:t>
      </w:r>
      <w:r>
        <w:rPr>
          <w:rFonts w:ascii="Times New Roman" w:hAnsi="Times New Roman" w:cs="Times New Roman"/>
        </w:rPr>
        <w:t xml:space="preserve"> Curr Diabetes Rev, 2022. </w:t>
      </w:r>
      <w:r>
        <w:rPr>
          <w:rFonts w:ascii="Times New Roman" w:hAnsi="Times New Roman" w:cs="Times New Roman"/>
          <w:b/>
        </w:rPr>
        <w:t>18</w:t>
      </w:r>
      <w:r>
        <w:rPr>
          <w:rFonts w:ascii="Times New Roman" w:hAnsi="Times New Roman" w:cs="Times New Roman"/>
        </w:rPr>
        <w:t>(3): p. e220321192408.</w:t>
      </w:r>
    </w:p>
    <w:p w14:paraId="07C622D3">
      <w:pPr>
        <w:pStyle w:val="35"/>
        <w:spacing w:after="0"/>
        <w:ind w:left="720" w:hanging="720"/>
        <w:jc w:val="both"/>
        <w:rPr>
          <w:rFonts w:ascii="Times New Roman" w:hAnsi="Times New Roman" w:cs="Times New Roman"/>
        </w:rPr>
      </w:pPr>
      <w:r>
        <w:rPr>
          <w:rFonts w:ascii="Times New Roman" w:hAnsi="Times New Roman" w:cs="Times New Roman"/>
        </w:rPr>
        <w:t>4.</w:t>
      </w:r>
      <w:r>
        <w:rPr>
          <w:rFonts w:ascii="Times New Roman" w:hAnsi="Times New Roman" w:cs="Times New Roman"/>
        </w:rPr>
        <w:tab/>
      </w:r>
      <w:r>
        <w:rPr>
          <w:rFonts w:ascii="Times New Roman" w:hAnsi="Times New Roman" w:cs="Times New Roman"/>
        </w:rPr>
        <w:t xml:space="preserve">Graves, D.T., et al., </w:t>
      </w:r>
      <w:r>
        <w:rPr>
          <w:rFonts w:ascii="Times New Roman" w:hAnsi="Times New Roman" w:cs="Times New Roman"/>
          <w:i/>
        </w:rPr>
        <w:t>Understanding the Periodontitis-Diabetes Linkage: Mechanisms and Evidence.</w:t>
      </w:r>
      <w:r>
        <w:rPr>
          <w:rFonts w:ascii="Times New Roman" w:hAnsi="Times New Roman" w:cs="Times New Roman"/>
        </w:rPr>
        <w:t xml:space="preserve"> J Dent Res, 2026. </w:t>
      </w:r>
      <w:r>
        <w:rPr>
          <w:rFonts w:ascii="Times New Roman" w:hAnsi="Times New Roman" w:cs="Times New Roman"/>
          <w:b/>
        </w:rPr>
        <w:t>105</w:t>
      </w:r>
      <w:r>
        <w:rPr>
          <w:rFonts w:ascii="Times New Roman" w:hAnsi="Times New Roman" w:cs="Times New Roman"/>
        </w:rPr>
        <w:t>(1): p. 21-30.</w:t>
      </w:r>
    </w:p>
    <w:p w14:paraId="508622B1">
      <w:pPr>
        <w:pStyle w:val="35"/>
        <w:spacing w:after="0"/>
        <w:ind w:left="720" w:hanging="720"/>
        <w:jc w:val="both"/>
        <w:rPr>
          <w:rFonts w:ascii="Times New Roman" w:hAnsi="Times New Roman" w:cs="Times New Roman"/>
        </w:rPr>
      </w:pPr>
      <w:r>
        <w:rPr>
          <w:rFonts w:ascii="Times New Roman" w:hAnsi="Times New Roman" w:cs="Times New Roman"/>
        </w:rPr>
        <w:t>5.</w:t>
      </w:r>
      <w:r>
        <w:rPr>
          <w:rFonts w:ascii="Times New Roman" w:hAnsi="Times New Roman" w:cs="Times New Roman"/>
        </w:rPr>
        <w:tab/>
      </w:r>
      <w:r>
        <w:rPr>
          <w:rFonts w:ascii="Times New Roman" w:hAnsi="Times New Roman" w:cs="Times New Roman"/>
        </w:rPr>
        <w:t xml:space="preserve">Drucker, D.J., </w:t>
      </w:r>
      <w:r>
        <w:rPr>
          <w:rFonts w:ascii="Times New Roman" w:hAnsi="Times New Roman" w:cs="Times New Roman"/>
          <w:i/>
        </w:rPr>
        <w:t>GLP-1-based therapies for diabetes, obesity and beyond.</w:t>
      </w:r>
      <w:r>
        <w:rPr>
          <w:rFonts w:ascii="Times New Roman" w:hAnsi="Times New Roman" w:cs="Times New Roman"/>
        </w:rPr>
        <w:t xml:space="preserve"> Nat Rev Drug Discov, 2025. </w:t>
      </w:r>
      <w:r>
        <w:rPr>
          <w:rFonts w:ascii="Times New Roman" w:hAnsi="Times New Roman" w:cs="Times New Roman"/>
          <w:b/>
        </w:rPr>
        <w:t>24</w:t>
      </w:r>
      <w:r>
        <w:rPr>
          <w:rFonts w:ascii="Times New Roman" w:hAnsi="Times New Roman" w:cs="Times New Roman"/>
        </w:rPr>
        <w:t>(8): p. 631-650.</w:t>
      </w:r>
    </w:p>
    <w:p w14:paraId="2D508F4C">
      <w:pPr>
        <w:pStyle w:val="35"/>
        <w:spacing w:after="0"/>
        <w:ind w:left="720" w:hanging="720"/>
        <w:jc w:val="both"/>
        <w:rPr>
          <w:rFonts w:ascii="Times New Roman" w:hAnsi="Times New Roman" w:cs="Times New Roman"/>
        </w:rPr>
      </w:pPr>
      <w:r>
        <w:rPr>
          <w:rFonts w:ascii="Times New Roman" w:hAnsi="Times New Roman" w:cs="Times New Roman"/>
        </w:rPr>
        <w:t>6.</w:t>
      </w:r>
      <w:r>
        <w:rPr>
          <w:rFonts w:ascii="Times New Roman" w:hAnsi="Times New Roman" w:cs="Times New Roman"/>
        </w:rPr>
        <w:tab/>
      </w:r>
      <w:r>
        <w:rPr>
          <w:rFonts w:ascii="Times New Roman" w:hAnsi="Times New Roman" w:cs="Times New Roman"/>
        </w:rPr>
        <w:t xml:space="preserve">Li, T.T., et al., </w:t>
      </w:r>
      <w:r>
        <w:rPr>
          <w:rFonts w:ascii="Times New Roman" w:hAnsi="Times New Roman" w:cs="Times New Roman"/>
          <w:i/>
        </w:rPr>
        <w:t>Microbiota metabolism of intestinal amino acids impacts host nutrient homeostasis and physiology.</w:t>
      </w:r>
      <w:r>
        <w:rPr>
          <w:rFonts w:ascii="Times New Roman" w:hAnsi="Times New Roman" w:cs="Times New Roman"/>
        </w:rPr>
        <w:t xml:space="preserve"> Cell Host Microbe, 2024. </w:t>
      </w:r>
      <w:r>
        <w:rPr>
          <w:rFonts w:ascii="Times New Roman" w:hAnsi="Times New Roman" w:cs="Times New Roman"/>
          <w:b/>
        </w:rPr>
        <w:t>32</w:t>
      </w:r>
      <w:r>
        <w:rPr>
          <w:rFonts w:ascii="Times New Roman" w:hAnsi="Times New Roman" w:cs="Times New Roman"/>
        </w:rPr>
        <w:t>(5): p. 661-675.e10.</w:t>
      </w:r>
    </w:p>
    <w:p w14:paraId="19B433C8">
      <w:pPr>
        <w:pStyle w:val="35"/>
        <w:spacing w:after="0"/>
        <w:ind w:left="720" w:hanging="720"/>
        <w:jc w:val="both"/>
        <w:rPr>
          <w:rFonts w:ascii="Times New Roman" w:hAnsi="Times New Roman" w:cs="Times New Roman"/>
        </w:rPr>
      </w:pPr>
      <w:r>
        <w:rPr>
          <w:rFonts w:ascii="Times New Roman" w:hAnsi="Times New Roman" w:cs="Times New Roman"/>
        </w:rPr>
        <w:t>7.</w:t>
      </w:r>
      <w:r>
        <w:rPr>
          <w:rFonts w:ascii="Times New Roman" w:hAnsi="Times New Roman" w:cs="Times New Roman"/>
        </w:rPr>
        <w:tab/>
      </w:r>
      <w:r>
        <w:rPr>
          <w:rFonts w:ascii="Times New Roman" w:hAnsi="Times New Roman" w:cs="Times New Roman"/>
        </w:rPr>
        <w:t xml:space="preserve">Kocher, T., et al., </w:t>
      </w:r>
      <w:r>
        <w:rPr>
          <w:rFonts w:ascii="Times New Roman" w:hAnsi="Times New Roman" w:cs="Times New Roman"/>
          <w:i/>
        </w:rPr>
        <w:t>Periodontal complications of hyperglycemia/diabetes mellitus: Epidemiologic complexity and clinical challenge.</w:t>
      </w:r>
      <w:r>
        <w:rPr>
          <w:rFonts w:ascii="Times New Roman" w:hAnsi="Times New Roman" w:cs="Times New Roman"/>
        </w:rPr>
        <w:t xml:space="preserve"> Periodontol 2000, 2018. </w:t>
      </w:r>
      <w:r>
        <w:rPr>
          <w:rFonts w:ascii="Times New Roman" w:hAnsi="Times New Roman" w:cs="Times New Roman"/>
          <w:b/>
        </w:rPr>
        <w:t>78</w:t>
      </w:r>
      <w:r>
        <w:rPr>
          <w:rFonts w:ascii="Times New Roman" w:hAnsi="Times New Roman" w:cs="Times New Roman"/>
        </w:rPr>
        <w:t>(1): p. 59-97.</w:t>
      </w:r>
    </w:p>
    <w:p w14:paraId="162EBAA7">
      <w:pPr>
        <w:pStyle w:val="35"/>
        <w:spacing w:after="0"/>
        <w:ind w:left="720" w:hanging="720"/>
        <w:jc w:val="both"/>
        <w:rPr>
          <w:rFonts w:ascii="Times New Roman" w:hAnsi="Times New Roman" w:cs="Times New Roman"/>
        </w:rPr>
      </w:pPr>
      <w:r>
        <w:rPr>
          <w:rFonts w:ascii="Times New Roman" w:hAnsi="Times New Roman" w:cs="Times New Roman"/>
        </w:rPr>
        <w:t>8.</w:t>
      </w:r>
      <w:r>
        <w:rPr>
          <w:rFonts w:ascii="Times New Roman" w:hAnsi="Times New Roman" w:cs="Times New Roman"/>
        </w:rPr>
        <w:tab/>
      </w:r>
      <w:r>
        <w:rPr>
          <w:rFonts w:ascii="Times New Roman" w:hAnsi="Times New Roman" w:cs="Times New Roman"/>
        </w:rPr>
        <w:t xml:space="preserve">Ryan, D.H., et al., </w:t>
      </w:r>
      <w:r>
        <w:rPr>
          <w:rFonts w:ascii="Times New Roman" w:hAnsi="Times New Roman" w:cs="Times New Roman"/>
          <w:i/>
        </w:rPr>
        <w:t>Long-term weight loss effects of semaglutide in obesity without diabetes in the SELECT trial.</w:t>
      </w:r>
      <w:r>
        <w:rPr>
          <w:rFonts w:ascii="Times New Roman" w:hAnsi="Times New Roman" w:cs="Times New Roman"/>
        </w:rPr>
        <w:t xml:space="preserve"> Nat Med, 2024. </w:t>
      </w:r>
      <w:r>
        <w:rPr>
          <w:rFonts w:ascii="Times New Roman" w:hAnsi="Times New Roman" w:cs="Times New Roman"/>
          <w:b/>
        </w:rPr>
        <w:t>30</w:t>
      </w:r>
      <w:r>
        <w:rPr>
          <w:rFonts w:ascii="Times New Roman" w:hAnsi="Times New Roman" w:cs="Times New Roman"/>
        </w:rPr>
        <w:t>(7): p. 2049-2057.</w:t>
      </w:r>
    </w:p>
    <w:p w14:paraId="04A5464C">
      <w:pPr>
        <w:pStyle w:val="35"/>
        <w:ind w:left="720" w:hanging="720"/>
        <w:jc w:val="both"/>
        <w:rPr>
          <w:rFonts w:ascii="Times New Roman" w:hAnsi="Times New Roman" w:cs="Times New Roman"/>
        </w:rPr>
      </w:pPr>
      <w:r>
        <w:rPr>
          <w:rFonts w:ascii="Times New Roman" w:hAnsi="Times New Roman" w:cs="Times New Roman"/>
        </w:rPr>
        <w:t>9.</w:t>
      </w:r>
      <w:r>
        <w:rPr>
          <w:rFonts w:ascii="Times New Roman" w:hAnsi="Times New Roman" w:cs="Times New Roman"/>
        </w:rPr>
        <w:tab/>
      </w:r>
      <w:r>
        <w:rPr>
          <w:rFonts w:ascii="Times New Roman" w:hAnsi="Times New Roman" w:cs="Times New Roman"/>
        </w:rPr>
        <w:t xml:space="preserve">Karasawa, T., et al., </w:t>
      </w:r>
      <w:r>
        <w:rPr>
          <w:rFonts w:ascii="Times New Roman" w:hAnsi="Times New Roman" w:cs="Times New Roman"/>
          <w:i/>
        </w:rPr>
        <w:t>Unexpected effects of semaglutide on skeletal muscle mass and force-generating capacity in mice.</w:t>
      </w:r>
      <w:r>
        <w:rPr>
          <w:rFonts w:ascii="Times New Roman" w:hAnsi="Times New Roman" w:cs="Times New Roman"/>
        </w:rPr>
        <w:t xml:space="preserve"> Cell Metab, 2025. </w:t>
      </w:r>
      <w:r>
        <w:rPr>
          <w:rFonts w:ascii="Times New Roman" w:hAnsi="Times New Roman" w:cs="Times New Roman"/>
          <w:b/>
        </w:rPr>
        <w:t>37</w:t>
      </w:r>
      <w:r>
        <w:rPr>
          <w:rFonts w:ascii="Times New Roman" w:hAnsi="Times New Roman" w:cs="Times New Roman"/>
        </w:rPr>
        <w:t>(8): p. 1619-1620.</w:t>
      </w:r>
    </w:p>
    <w:p w14:paraId="73726240">
      <w:pPr>
        <w:jc w:val="both"/>
        <w:rPr>
          <w:rFonts w:ascii="Times New Roman" w:hAnsi="Times New Roman" w:cs="Times New Roman"/>
          <w:sz w:val="21"/>
          <w:szCs w:val="22"/>
        </w:rPr>
      </w:pPr>
      <w:r>
        <w:rPr>
          <w:rFonts w:ascii="Times New Roman" w:hAnsi="Times New Roman" w:cs="Times New Roman"/>
          <w:sz w:val="21"/>
          <w:szCs w:val="22"/>
        </w:rPr>
        <w:fldChar w:fldCharType="end"/>
      </w:r>
    </w:p>
    <w:p w14:paraId="23AE3E63">
      <w:pPr>
        <w:widowControl/>
        <w:jc w:val="both"/>
        <w:rPr>
          <w:rFonts w:ascii="Times New Roman" w:hAnsi="Times New Roman" w:cs="Times New Roman"/>
          <w:sz w:val="21"/>
          <w:szCs w:val="22"/>
        </w:rPr>
      </w:pPr>
      <w:r>
        <w:rPr>
          <w:rFonts w:ascii="Times New Roman" w:hAnsi="Times New Roman" w:cs="Times New Roman"/>
          <w:sz w:val="21"/>
          <w:szCs w:val="22"/>
        </w:rPr>
        <w:br w:type="page"/>
      </w:r>
      <w:bookmarkStart w:id="0" w:name="_GoBack"/>
      <w:bookmarkEnd w:id="0"/>
    </w:p>
    <w:p w14:paraId="2EC95381">
      <w:pPr>
        <w:jc w:val="both"/>
        <w:rPr>
          <w:rFonts w:hint="eastAsia" w:ascii="Times New Roman" w:hAnsi="Times New Roman" w:cs="Times New Roman" w:eastAsiaTheme="minorEastAsia"/>
          <w:b/>
          <w:bCs/>
          <w:lang w:val="en-US" w:eastAsia="zh-CN"/>
        </w:rPr>
      </w:pPr>
      <w:r>
        <w:rPr>
          <w:rFonts w:hint="eastAsia" w:ascii="Times New Roman" w:hAnsi="Times New Roman" w:cs="Times New Roman"/>
          <w:b/>
          <w:bCs/>
        </w:rPr>
        <w:t>Figure legend</w:t>
      </w:r>
      <w:ins w:id="68" w:author="1＆0" w:date="2026-04-08T17:38:01Z">
        <w:r>
          <w:rPr>
            <w:rFonts w:hint="eastAsia" w:ascii="Times New Roman" w:hAnsi="Times New Roman" w:cs="Times New Roman"/>
            <w:b/>
            <w:bCs/>
            <w:lang w:val="en-US" w:eastAsia="zh-CN"/>
          </w:rPr>
          <w:t>s</w:t>
        </w:r>
      </w:ins>
    </w:p>
    <w:p w14:paraId="15EA0753">
      <w:pPr>
        <w:jc w:val="both"/>
        <w:rPr>
          <w:rFonts w:hint="eastAsia" w:ascii="Times New Roman" w:hAnsi="Times New Roman" w:cs="Times New Roman"/>
          <w:b/>
          <w:bCs/>
          <w:sz w:val="20"/>
          <w:szCs w:val="21"/>
        </w:rPr>
      </w:pPr>
      <w:r>
        <w:rPr>
          <w:rFonts w:hint="eastAsia" w:ascii="Times New Roman" w:hAnsi="Times New Roman" w:cs="Times New Roman"/>
          <w:b/>
          <w:bCs/>
          <w:sz w:val="20"/>
          <w:szCs w:val="21"/>
        </w:rPr>
        <w:t>Figure 1. Partial remodeling of oral microbial community structure and dysbiosis by semaglutide in T2D mice.</w:t>
      </w:r>
    </w:p>
    <w:p w14:paraId="4F999EAE">
      <w:pPr>
        <w:jc w:val="both"/>
        <w:rPr>
          <w:rFonts w:hint="eastAsia" w:ascii="Times New Roman" w:hAnsi="Times New Roman" w:cs="Times New Roman"/>
          <w:sz w:val="20"/>
          <w:szCs w:val="21"/>
        </w:rPr>
      </w:pPr>
      <w:r>
        <w:rPr>
          <w:rFonts w:hint="eastAsia" w:ascii="Times New Roman" w:hAnsi="Times New Roman" w:cs="Times New Roman"/>
          <w:sz w:val="20"/>
          <w:szCs w:val="21"/>
        </w:rPr>
        <w:t xml:space="preserve">(A) </w:t>
      </w:r>
      <m:oMath>
        <w:ins w:id="69" w:author="1＆0" w:date="2026-04-08T17:33:54Z">
          <m:r>
            <m:rPr>
              <m:nor/>
            </m:rPr>
            <w:rPr>
              <w:rFonts w:hint="default" w:ascii="Times New Roman" w:hAnsi="Times New Roman" w:cs="Times New Roman"/>
              <w:i/>
              <w:sz w:val="21"/>
            </w:rPr>
            <m:t>α</m:t>
          </m:r>
        </w:ins>
      </m:oMath>
      <w:del w:id="70" w:author="1＆0" w:date="2026-04-08T17:33:54Z">
        <w:r>
          <w:rPr>
            <w:rFonts w:hint="eastAsia" w:ascii="Times New Roman" w:hAnsi="Times New Roman" w:cs="Times New Roman"/>
            <w:sz w:val="20"/>
            <w:szCs w:val="21"/>
          </w:rPr>
          <w:delText>Alpha</w:delText>
        </w:r>
      </w:del>
      <w:r>
        <w:rPr>
          <w:rFonts w:hint="eastAsia" w:ascii="Times New Roman" w:hAnsi="Times New Roman" w:cs="Times New Roman"/>
          <w:sz w:val="20"/>
          <w:szCs w:val="21"/>
        </w:rPr>
        <w:t xml:space="preserve"> diversity measured by observed ASVs across WT, db/db, and semaglutide-treated groups. (B) Principal coordinate analysis (PCoA) based on Bray–Curtis distance showing separation of microbial communities and partial shift of treated samples toward the WT cluster. (C) Dysbiosis index (median CLR-based score) across groups. (D–F) Relative abundance of representative genera, including Bacillus (D), Delftia (E), and Streptococcus (F). Data are presented as mean ± SEM. Statistical significance is indicated where applicable. (</w:t>
      </w:r>
      <w:r>
        <w:rPr>
          <w:rFonts w:ascii="Times New Roman" w:hAnsi="Times New Roman" w:cs="Times New Roman"/>
          <w:sz w:val="20"/>
          <w:szCs w:val="21"/>
        </w:rPr>
        <w:t>*</w:t>
      </w:r>
      <w:r>
        <w:rPr>
          <w:rFonts w:ascii="Times New Roman" w:hAnsi="Times New Roman" w:cs="Times New Roman"/>
          <w:i/>
          <w:iCs/>
          <w:sz w:val="20"/>
          <w:szCs w:val="21"/>
        </w:rPr>
        <w:t>P</w:t>
      </w:r>
      <w:r>
        <w:rPr>
          <w:rFonts w:ascii="Times New Roman" w:hAnsi="Times New Roman" w:cs="Times New Roman"/>
          <w:sz w:val="20"/>
          <w:szCs w:val="21"/>
        </w:rPr>
        <w:t xml:space="preserve"> &lt; 0.05, **</w:t>
      </w:r>
      <w:r>
        <w:rPr>
          <w:rFonts w:ascii="Times New Roman" w:hAnsi="Times New Roman" w:cs="Times New Roman"/>
          <w:i/>
          <w:iCs/>
          <w:sz w:val="20"/>
          <w:szCs w:val="21"/>
        </w:rPr>
        <w:t>P</w:t>
      </w:r>
      <w:r>
        <w:rPr>
          <w:rFonts w:ascii="Times New Roman" w:hAnsi="Times New Roman" w:cs="Times New Roman"/>
          <w:sz w:val="20"/>
          <w:szCs w:val="21"/>
        </w:rPr>
        <w:t xml:space="preserve"> &lt; 0.01</w:t>
      </w:r>
      <w:r>
        <w:rPr>
          <w:rFonts w:hint="eastAsia" w:ascii="Times New Roman" w:hAnsi="Times New Roman" w:cs="Times New Roman"/>
          <w:sz w:val="20"/>
          <w:szCs w:val="21"/>
        </w:rPr>
        <w:t>)</w:t>
      </w:r>
    </w:p>
    <w:p w14:paraId="0D2AAE4D">
      <w:pPr>
        <w:jc w:val="center"/>
        <w:rPr>
          <w:rFonts w:ascii="Times New Roman" w:hAnsi="Times New Roman" w:cs="Times New Roman"/>
          <w:sz w:val="21"/>
          <w:szCs w:val="22"/>
        </w:rPr>
      </w:pPr>
      <w:r>
        <w:rPr>
          <w:rFonts w:hint="eastAsia" w:ascii="Times New Roman" w:hAnsi="Times New Roman" w:cs="Times New Roman"/>
          <w:sz w:val="21"/>
          <w:szCs w:val="22"/>
        </w:rPr>
        <w:drawing>
          <wp:inline distT="0" distB="0" distL="0" distR="0">
            <wp:extent cx="5299710" cy="3282950"/>
            <wp:effectExtent l="0" t="0" r="0" b="0"/>
            <wp:docPr id="4405763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76319" name="图片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00234" cy="3283771"/>
                    </a:xfrm>
                    <a:prstGeom prst="rect">
                      <a:avLst/>
                    </a:prstGeom>
                  </pic:spPr>
                </pic:pic>
              </a:graphicData>
            </a:graphic>
          </wp:inline>
        </w:drawing>
      </w:r>
    </w:p>
    <w:p w14:paraId="44662A58">
      <w:pPr>
        <w:jc w:val="both"/>
        <w:rPr>
          <w:rFonts w:hint="eastAsia" w:ascii="Times New Roman" w:hAnsi="Times New Roman" w:cs="Times New Roman"/>
          <w:b/>
          <w:bCs/>
          <w:sz w:val="20"/>
          <w:szCs w:val="21"/>
        </w:rPr>
      </w:pPr>
      <w:r>
        <w:rPr>
          <w:rFonts w:hint="eastAsia" w:ascii="Times New Roman" w:hAnsi="Times New Roman" w:cs="Times New Roman"/>
          <w:b/>
          <w:bCs/>
          <w:sz w:val="20"/>
          <w:szCs w:val="21"/>
        </w:rPr>
        <w:t>Figure 2. Rescue-associated host transcriptional programs and coordinated host–microbiome interactions.</w:t>
      </w:r>
    </w:p>
    <w:p w14:paraId="2CBD5099">
      <w:pPr>
        <w:jc w:val="both"/>
        <w:rPr>
          <w:rFonts w:hint="eastAsia" w:ascii="Times New Roman" w:hAnsi="Times New Roman" w:cs="Times New Roman"/>
          <w:sz w:val="20"/>
          <w:szCs w:val="21"/>
        </w:rPr>
      </w:pPr>
      <w:r>
        <w:rPr>
          <w:rFonts w:hint="eastAsia" w:ascii="Times New Roman" w:hAnsi="Times New Roman" w:cs="Times New Roman"/>
          <w:sz w:val="20"/>
          <w:szCs w:val="21"/>
        </w:rPr>
        <w:t>(A) Co-expression clustering of transcriptomic data showing six gene clusters across conditions, with clusters 2 and 4 exhibiting the most pronounced differences. (B) Functional enrichment analysis of cluster 2 and cluster 4 genes, highlighting enrichment of interferon- and antiviral-response pathways in rescue-associated signatures. (C) Gene–microbiota association network illustrating correlations between cluster-associated genes and bacterial genera. (D) Correlation between dysbiosis index and cluster-specific eigengenes, showing positive association for cluster 2 (left) and negative association for cluster 4 (right). (E) Comparison of gene–microbiota interaction networks across WT, db/db, and treated groups, showing altered network structure in db/db mice and partial restoration following treatment.Red and blue edges indicate positive and negative correlations, respectively. Node color reflects deviation from WT reference. (</w:t>
      </w:r>
      <w:r>
        <w:rPr>
          <w:rFonts w:ascii="Times New Roman" w:hAnsi="Times New Roman" w:cs="Times New Roman"/>
          <w:sz w:val="20"/>
          <w:szCs w:val="21"/>
        </w:rPr>
        <w:t>*</w:t>
      </w:r>
      <w:r>
        <w:rPr>
          <w:rFonts w:ascii="Times New Roman" w:hAnsi="Times New Roman" w:cs="Times New Roman"/>
          <w:i/>
          <w:iCs/>
          <w:sz w:val="20"/>
          <w:szCs w:val="21"/>
        </w:rPr>
        <w:t>P</w:t>
      </w:r>
      <w:r>
        <w:rPr>
          <w:rFonts w:ascii="Times New Roman" w:hAnsi="Times New Roman" w:cs="Times New Roman"/>
          <w:sz w:val="20"/>
          <w:szCs w:val="21"/>
        </w:rPr>
        <w:t xml:space="preserve"> &lt; 0.05</w:t>
      </w:r>
      <w:del w:id="71" w:author="1＆0" w:date="2026-04-08T17:36:29Z">
        <w:r>
          <w:rPr>
            <w:rFonts w:ascii="Times New Roman" w:hAnsi="Times New Roman" w:cs="Times New Roman"/>
            <w:sz w:val="20"/>
            <w:szCs w:val="21"/>
          </w:rPr>
          <w:delText>,</w:delText>
        </w:r>
      </w:del>
      <w:r>
        <w:rPr>
          <w:rFonts w:hint="eastAsia" w:ascii="Times New Roman" w:hAnsi="Times New Roman" w:cs="Times New Roman"/>
          <w:sz w:val="20"/>
          <w:szCs w:val="21"/>
        </w:rPr>
        <w:t>)</w:t>
      </w:r>
    </w:p>
    <w:p w14:paraId="3A20216A">
      <w:pPr>
        <w:jc w:val="both"/>
        <w:rPr>
          <w:rFonts w:ascii="Times New Roman" w:hAnsi="Times New Roman" w:cs="Times New Roman"/>
          <w:sz w:val="21"/>
          <w:szCs w:val="22"/>
        </w:rPr>
      </w:pPr>
    </w:p>
    <w:p w14:paraId="29F12221">
      <w:pPr>
        <w:jc w:val="center"/>
        <w:rPr>
          <w:rFonts w:hint="eastAsia" w:ascii="Times New Roman" w:hAnsi="Times New Roman" w:cs="Times New Roman"/>
          <w:sz w:val="21"/>
          <w:szCs w:val="22"/>
        </w:rPr>
      </w:pPr>
      <w:r>
        <w:rPr>
          <w:rFonts w:hint="eastAsia" w:ascii="Times New Roman" w:hAnsi="Times New Roman" w:cs="Times New Roman"/>
          <w:sz w:val="21"/>
          <w:szCs w:val="22"/>
        </w:rPr>
        <w:drawing>
          <wp:inline distT="0" distB="0" distL="0" distR="0">
            <wp:extent cx="5426075" cy="5355590"/>
            <wp:effectExtent l="0" t="0" r="3175" b="0"/>
            <wp:docPr id="2158605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60533" name="图片 3"/>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30050" cy="5359445"/>
                    </a:xfrm>
                    <a:prstGeom prst="rect">
                      <a:avLst/>
                    </a:prstGeom>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Segoe UI Symbol">
    <w:panose1 w:val="020B0502040204020203"/>
    <w:charset w:val="00"/>
    <w:family w:val="swiss"/>
    <w:pitch w:val="default"/>
    <w:sig w:usb0="800001E3" w:usb1="1200FFEF" w:usb2="00040000" w:usb3="04000000" w:csb0="00000001" w:csb1="4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C94FB4"/>
    <w:multiLevelType w:val="multilevel"/>
    <w:tmpl w:val="28C94FB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1＆0">
    <w15:presenceInfo w15:providerId="WPS Office" w15:userId="8828164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等线&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2ze9a9duze9rne2pecvvzzcrzfwv0xp0a02&quot;&gt;My EndNote Library&lt;record-ids&gt;&lt;item&gt;3&lt;/item&gt;&lt;item&gt;5&lt;/item&gt;&lt;item&gt;7&lt;/item&gt;&lt;item&gt;9&lt;/item&gt;&lt;item&gt;12&lt;/item&gt;&lt;item&gt;13&lt;/item&gt;&lt;item&gt;14&lt;/item&gt;&lt;item&gt;15&lt;/item&gt;&lt;item&gt;16&lt;/item&gt;&lt;/record-ids&gt;&lt;/item&gt;&lt;/Libraries&gt;"/>
  </w:docVars>
  <w:rsids>
    <w:rsidRoot w:val="00D05D6C"/>
    <w:rsid w:val="00037F81"/>
    <w:rsid w:val="000763E1"/>
    <w:rsid w:val="00121E43"/>
    <w:rsid w:val="00292B93"/>
    <w:rsid w:val="002B0EDA"/>
    <w:rsid w:val="00380FDE"/>
    <w:rsid w:val="00384309"/>
    <w:rsid w:val="006177DE"/>
    <w:rsid w:val="00633335"/>
    <w:rsid w:val="00711888"/>
    <w:rsid w:val="00717171"/>
    <w:rsid w:val="0072078B"/>
    <w:rsid w:val="007D1D56"/>
    <w:rsid w:val="008072EB"/>
    <w:rsid w:val="00813292"/>
    <w:rsid w:val="00920764"/>
    <w:rsid w:val="00921517"/>
    <w:rsid w:val="009304AD"/>
    <w:rsid w:val="00951AFF"/>
    <w:rsid w:val="00997F82"/>
    <w:rsid w:val="00A45161"/>
    <w:rsid w:val="00AA64C8"/>
    <w:rsid w:val="00AC5E67"/>
    <w:rsid w:val="00B26CFB"/>
    <w:rsid w:val="00B65F68"/>
    <w:rsid w:val="00BD3635"/>
    <w:rsid w:val="00C0738C"/>
    <w:rsid w:val="00CD2C36"/>
    <w:rsid w:val="00D05D6C"/>
    <w:rsid w:val="00D2427A"/>
    <w:rsid w:val="00DA3DBE"/>
    <w:rsid w:val="00DA7A0B"/>
    <w:rsid w:val="00DB585E"/>
    <w:rsid w:val="00E964FA"/>
    <w:rsid w:val="00F13AEE"/>
    <w:rsid w:val="00F60169"/>
    <w:rsid w:val="00FB6DCE"/>
    <w:rsid w:val="7CDC6F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7"/>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qFormat/>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rPr>
  </w:style>
  <w:style w:type="character" w:customStyle="1" w:styleId="20">
    <w:name w:val="标题 6 字符"/>
    <w:basedOn w:val="14"/>
    <w:link w:val="7"/>
    <w:semiHidden/>
    <w:qFormat/>
    <w:uiPriority w:val="9"/>
    <w:rPr>
      <w:rFonts w:cstheme="majorBidi"/>
      <w:b/>
      <w:bCs/>
      <w:color w:val="104862"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 w:type="paragraph" w:customStyle="1" w:styleId="33">
    <w:name w:val="EndNote Bibliography Title"/>
    <w:basedOn w:val="1"/>
    <w:link w:val="34"/>
    <w:uiPriority w:val="0"/>
    <w:pPr>
      <w:spacing w:after="0"/>
      <w:jc w:val="center"/>
    </w:pPr>
    <w:rPr>
      <w:rFonts w:ascii="等线" w:hAnsi="等线" w:eastAsia="等线"/>
    </w:rPr>
  </w:style>
  <w:style w:type="character" w:customStyle="1" w:styleId="34">
    <w:name w:val="EndNote Bibliography Title 字符"/>
    <w:basedOn w:val="14"/>
    <w:link w:val="33"/>
    <w:uiPriority w:val="0"/>
    <w:rPr>
      <w:rFonts w:ascii="等线" w:hAnsi="等线" w:eastAsia="等线"/>
    </w:rPr>
  </w:style>
  <w:style w:type="paragraph" w:customStyle="1" w:styleId="35">
    <w:name w:val="EndNote Bibliography"/>
    <w:basedOn w:val="1"/>
    <w:link w:val="36"/>
    <w:uiPriority w:val="0"/>
    <w:pPr>
      <w:spacing w:line="240" w:lineRule="auto"/>
    </w:pPr>
    <w:rPr>
      <w:rFonts w:ascii="等线" w:hAnsi="等线" w:eastAsia="等线"/>
    </w:rPr>
  </w:style>
  <w:style w:type="character" w:customStyle="1" w:styleId="36">
    <w:name w:val="EndNote Bibliography 字符"/>
    <w:basedOn w:val="14"/>
    <w:link w:val="35"/>
    <w:uiPriority w:val="0"/>
    <w:rPr>
      <w:rFonts w:ascii="等线" w:hAnsi="等线" w:eastAsia="等线"/>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tiff"/><Relationship Id="rId6" Type="http://schemas.openxmlformats.org/officeDocument/2006/relationships/image" Target="media/image1.tiff"/><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1654</Words>
  <Characters>10964</Characters>
  <Lines>167</Lines>
  <Paragraphs>45</Paragraphs>
  <TotalTime>38</TotalTime>
  <ScaleCrop>false</ScaleCrop>
  <LinksUpToDate>false</LinksUpToDate>
  <CharactersWithSpaces>12540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2026-04-08T08:52:00Z</dcterms:created>
  <dc:creator>子 影</dc:creator>
  <cp:lastModifiedBy>1＆0</cp:lastModifiedBy>
  <dcterms:modified xsi:type="dcterms:W3CDTF">2026-04-08T09:39:04Z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eyJoZGlkIjoiMzExM2Q3MGQ4NjY2ZTU5ZTZhODczZjFmNWFjZDc4ZjMiLCJ1c2VySWQiOiIzODA5OTc1NjYifQ==</vt:lpwstr>
  </property>
  <property fmtid="{D5CDD505-2E9C-101B-9397-08002B2CF9AE}" pid="3" name="KSOProductBuildVer">
    <vt:lpwstr>2052-12.1.0.22529</vt:lpwstr>
  </property>
  <property fmtid="{D5CDD505-2E9C-101B-9397-08002B2CF9AE}" pid="4" name="ICV">
    <vt:lpwstr>41A5B0F52E0F48F7B64634A2B2A83235_13</vt:lpwstr>
  </property>
</Properties>
</file>